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987284650"/>
        <w:docPartObj>
          <w:docPartGallery w:val="Cover Pages"/>
          <w:docPartUnique/>
        </w:docPartObj>
      </w:sdtPr>
      <w:sdtContent>
        <w:p w14:paraId="29EB2BFD" w14:textId="1B7AFBCF" w:rsidR="00ED2564" w:rsidRDefault="00ED2564">
          <w:r>
            <w:rPr>
              <w:noProof/>
            </w:rPr>
            <mc:AlternateContent>
              <mc:Choice Requires="wpg">
                <w:drawing>
                  <wp:anchor distT="0" distB="0" distL="114300" distR="114300" simplePos="0" relativeHeight="251662336" behindDoc="0" locked="0" layoutInCell="1" allowOverlap="1" wp14:anchorId="3E0364D9" wp14:editId="2340ADC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dtdh="http://schemas.microsoft.com/office/word/2020/wordml/sdtdatahash">
                <w:pict>
                  <v:group w14:anchorId="25FD0C6B"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3586A91" wp14:editId="71FCEF0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FF5EB07" w14:textId="146C0336" w:rsidR="000007CC" w:rsidRDefault="000007CC" w:rsidP="00ED2564">
                                    <w:pPr>
                                      <w:pStyle w:val="Sinespaciado"/>
                                      <w:jc w:val="right"/>
                                      <w:rPr>
                                        <w:rFonts w:eastAsiaTheme="minorHAnsi"/>
                                        <w:color w:val="595959" w:themeColor="text1" w:themeTint="A6"/>
                                        <w:sz w:val="28"/>
                                        <w:szCs w:val="28"/>
                                        <w:lang w:eastAsia="en-US"/>
                                      </w:rPr>
                                    </w:pPr>
                                    <w:r>
                                      <w:rPr>
                                        <w:rFonts w:ascii="Times New Roman" w:hAnsi="Times New Roman" w:cs="Times New Roman"/>
                                        <w:color w:val="595959" w:themeColor="text1" w:themeTint="A6"/>
                                        <w:sz w:val="28"/>
                                        <w:szCs w:val="28"/>
                                      </w:rPr>
                                      <w:t>Marta Rosa Flores // Daniel Triano Moreno</w:t>
                                    </w:r>
                                  </w:p>
                                </w:sdtContent>
                              </w:sdt>
                              <w:p w14:paraId="3273C223" w14:textId="5DBAB180" w:rsidR="000007CC" w:rsidRDefault="000007CC">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3586A91"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rFonts w:ascii="Times New Roman" w:hAnsi="Times New Roman" w:cs="Times New Roman"/>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FF5EB07" w14:textId="146C0336" w:rsidR="000007CC" w:rsidRDefault="000007CC" w:rsidP="00ED2564">
                              <w:pPr>
                                <w:pStyle w:val="Sinespaciado"/>
                                <w:jc w:val="right"/>
                                <w:rPr>
                                  <w:rFonts w:eastAsiaTheme="minorHAnsi"/>
                                  <w:color w:val="595959" w:themeColor="text1" w:themeTint="A6"/>
                                  <w:sz w:val="28"/>
                                  <w:szCs w:val="28"/>
                                  <w:lang w:eastAsia="en-US"/>
                                </w:rPr>
                              </w:pPr>
                              <w:r>
                                <w:rPr>
                                  <w:rFonts w:ascii="Times New Roman" w:hAnsi="Times New Roman" w:cs="Times New Roman"/>
                                  <w:color w:val="595959" w:themeColor="text1" w:themeTint="A6"/>
                                  <w:sz w:val="28"/>
                                  <w:szCs w:val="28"/>
                                </w:rPr>
                                <w:t>Marta Rosa Flores // Daniel Triano Moreno</w:t>
                              </w:r>
                            </w:p>
                          </w:sdtContent>
                        </w:sdt>
                        <w:p w14:paraId="3273C223" w14:textId="5DBAB180" w:rsidR="000007CC" w:rsidRDefault="000007CC">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E6B9131" wp14:editId="581AF43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340A4D" w14:textId="3B08052E" w:rsidR="000007CC" w:rsidRDefault="000007CC">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ampliación de robótica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C7C103A" w14:textId="409B9976" w:rsidR="000007CC" w:rsidRDefault="000007CC">
                                    <w:pPr>
                                      <w:jc w:val="right"/>
                                      <w:rPr>
                                        <w:smallCaps/>
                                        <w:color w:val="404040" w:themeColor="text1" w:themeTint="BF"/>
                                        <w:sz w:val="36"/>
                                        <w:szCs w:val="36"/>
                                      </w:rPr>
                                    </w:pPr>
                                    <w:r>
                                      <w:rPr>
                                        <w:color w:val="404040" w:themeColor="text1" w:themeTint="BF"/>
                                        <w:sz w:val="36"/>
                                        <w:szCs w:val="36"/>
                                      </w:rPr>
                                      <w:t>Memoria de prácticas: Robots Móviles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E6B9131"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59340A4D" w14:textId="3B08052E" w:rsidR="000007CC" w:rsidRDefault="000007CC">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ampliación de robótica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C7C103A" w14:textId="409B9976" w:rsidR="000007CC" w:rsidRDefault="000007CC">
                              <w:pPr>
                                <w:jc w:val="right"/>
                                <w:rPr>
                                  <w:smallCaps/>
                                  <w:color w:val="404040" w:themeColor="text1" w:themeTint="BF"/>
                                  <w:sz w:val="36"/>
                                  <w:szCs w:val="36"/>
                                </w:rPr>
                              </w:pPr>
                              <w:r>
                                <w:rPr>
                                  <w:color w:val="404040" w:themeColor="text1" w:themeTint="BF"/>
                                  <w:sz w:val="36"/>
                                  <w:szCs w:val="36"/>
                                </w:rPr>
                                <w:t>Memoria de prácticas: Robots Móviles</w:t>
                              </w:r>
                            </w:p>
                          </w:sdtContent>
                        </w:sdt>
                      </w:txbxContent>
                    </v:textbox>
                    <w10:wrap type="square" anchorx="page" anchory="page"/>
                  </v:shape>
                </w:pict>
              </mc:Fallback>
            </mc:AlternateContent>
          </w:r>
        </w:p>
        <w:p w14:paraId="459E3A4A" w14:textId="318523E9" w:rsidR="009321E3" w:rsidRDefault="00ED2564">
          <w:r>
            <w:br w:type="page"/>
          </w:r>
        </w:p>
      </w:sdtContent>
    </w:sdt>
    <w:sdt>
      <w:sdtPr>
        <w:rPr>
          <w:rFonts w:asciiTheme="minorHAnsi" w:eastAsiaTheme="minorHAnsi" w:hAnsiTheme="minorHAnsi" w:cstheme="minorBidi"/>
          <w:color w:val="auto"/>
          <w:sz w:val="22"/>
          <w:szCs w:val="22"/>
          <w:lang w:eastAsia="en-US"/>
        </w:rPr>
        <w:id w:val="615097260"/>
        <w:docPartObj>
          <w:docPartGallery w:val="Table of Contents"/>
          <w:docPartUnique/>
        </w:docPartObj>
      </w:sdtPr>
      <w:sdtEndPr>
        <w:rPr>
          <w:b/>
          <w:bCs/>
        </w:rPr>
      </w:sdtEndPr>
      <w:sdtContent>
        <w:p w14:paraId="4024EC66" w14:textId="7EB2EB81" w:rsidR="009321E3" w:rsidRPr="00981C6E" w:rsidRDefault="009321E3">
          <w:pPr>
            <w:pStyle w:val="TtuloTDC"/>
            <w:rPr>
              <w:sz w:val="36"/>
              <w:szCs w:val="36"/>
            </w:rPr>
          </w:pPr>
          <w:r w:rsidRPr="00981C6E">
            <w:rPr>
              <w:sz w:val="36"/>
              <w:szCs w:val="36"/>
            </w:rPr>
            <w:t>Índice:</w:t>
          </w:r>
        </w:p>
        <w:p w14:paraId="0FEFD102" w14:textId="7BA2AF11" w:rsidR="00D50FED" w:rsidRDefault="009321E3">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1648301" w:history="1">
            <w:r w:rsidR="00D50FED" w:rsidRPr="00814734">
              <w:rPr>
                <w:rStyle w:val="Hipervnculo"/>
                <w:noProof/>
              </w:rPr>
              <w:t>Práctica 1: Modelado de un vehículo y seguimiento de caminos.</w:t>
            </w:r>
            <w:r w:rsidR="00D50FED">
              <w:rPr>
                <w:noProof/>
                <w:webHidden/>
              </w:rPr>
              <w:tab/>
            </w:r>
            <w:r w:rsidR="00D50FED">
              <w:rPr>
                <w:noProof/>
                <w:webHidden/>
              </w:rPr>
              <w:fldChar w:fldCharType="begin"/>
            </w:r>
            <w:r w:rsidR="00D50FED">
              <w:rPr>
                <w:noProof/>
                <w:webHidden/>
              </w:rPr>
              <w:instrText xml:space="preserve"> PAGEREF _Toc71648301 \h </w:instrText>
            </w:r>
            <w:r w:rsidR="00D50FED">
              <w:rPr>
                <w:noProof/>
                <w:webHidden/>
              </w:rPr>
            </w:r>
            <w:r w:rsidR="00D50FED">
              <w:rPr>
                <w:noProof/>
                <w:webHidden/>
              </w:rPr>
              <w:fldChar w:fldCharType="separate"/>
            </w:r>
            <w:r w:rsidR="00D50FED">
              <w:rPr>
                <w:noProof/>
                <w:webHidden/>
              </w:rPr>
              <w:t>2</w:t>
            </w:r>
            <w:r w:rsidR="00D50FED">
              <w:rPr>
                <w:noProof/>
                <w:webHidden/>
              </w:rPr>
              <w:fldChar w:fldCharType="end"/>
            </w:r>
          </w:hyperlink>
        </w:p>
        <w:p w14:paraId="7E31F331" w14:textId="3760236E" w:rsidR="00D50FED" w:rsidRDefault="000007CC">
          <w:pPr>
            <w:pStyle w:val="TDC2"/>
            <w:tabs>
              <w:tab w:val="right" w:leader="dot" w:pos="8494"/>
            </w:tabs>
            <w:rPr>
              <w:rFonts w:eastAsiaTheme="minorEastAsia"/>
              <w:noProof/>
              <w:lang w:eastAsia="es-ES"/>
            </w:rPr>
          </w:pPr>
          <w:hyperlink w:anchor="_Toc71648302" w:history="1">
            <w:r w:rsidR="00D50FED" w:rsidRPr="00814734">
              <w:rPr>
                <w:rStyle w:val="Hipervnculo"/>
                <w:noProof/>
              </w:rPr>
              <w:t>Apartado 1.1:</w:t>
            </w:r>
            <w:r w:rsidR="00D50FED">
              <w:rPr>
                <w:noProof/>
                <w:webHidden/>
              </w:rPr>
              <w:tab/>
            </w:r>
            <w:r w:rsidR="00D50FED">
              <w:rPr>
                <w:noProof/>
                <w:webHidden/>
              </w:rPr>
              <w:fldChar w:fldCharType="begin"/>
            </w:r>
            <w:r w:rsidR="00D50FED">
              <w:rPr>
                <w:noProof/>
                <w:webHidden/>
              </w:rPr>
              <w:instrText xml:space="preserve"> PAGEREF _Toc71648302 \h </w:instrText>
            </w:r>
            <w:r w:rsidR="00D50FED">
              <w:rPr>
                <w:noProof/>
                <w:webHidden/>
              </w:rPr>
            </w:r>
            <w:r w:rsidR="00D50FED">
              <w:rPr>
                <w:noProof/>
                <w:webHidden/>
              </w:rPr>
              <w:fldChar w:fldCharType="separate"/>
            </w:r>
            <w:r w:rsidR="00D50FED">
              <w:rPr>
                <w:noProof/>
                <w:webHidden/>
              </w:rPr>
              <w:t>2</w:t>
            </w:r>
            <w:r w:rsidR="00D50FED">
              <w:rPr>
                <w:noProof/>
                <w:webHidden/>
              </w:rPr>
              <w:fldChar w:fldCharType="end"/>
            </w:r>
          </w:hyperlink>
        </w:p>
        <w:p w14:paraId="5D4BAB37" w14:textId="3130B17C" w:rsidR="00D50FED" w:rsidRDefault="000007CC">
          <w:pPr>
            <w:pStyle w:val="TDC2"/>
            <w:tabs>
              <w:tab w:val="right" w:leader="dot" w:pos="8494"/>
            </w:tabs>
            <w:rPr>
              <w:rFonts w:eastAsiaTheme="minorEastAsia"/>
              <w:noProof/>
              <w:lang w:eastAsia="es-ES"/>
            </w:rPr>
          </w:pPr>
          <w:hyperlink w:anchor="_Toc71648303" w:history="1">
            <w:r w:rsidR="00D50FED" w:rsidRPr="00814734">
              <w:rPr>
                <w:rStyle w:val="Hipervnculo"/>
                <w:noProof/>
              </w:rPr>
              <w:t>Apartado 1.2:</w:t>
            </w:r>
            <w:r w:rsidR="00D50FED">
              <w:rPr>
                <w:noProof/>
                <w:webHidden/>
              </w:rPr>
              <w:tab/>
            </w:r>
            <w:r w:rsidR="00D50FED">
              <w:rPr>
                <w:noProof/>
                <w:webHidden/>
              </w:rPr>
              <w:fldChar w:fldCharType="begin"/>
            </w:r>
            <w:r w:rsidR="00D50FED">
              <w:rPr>
                <w:noProof/>
                <w:webHidden/>
              </w:rPr>
              <w:instrText xml:space="preserve"> PAGEREF _Toc71648303 \h </w:instrText>
            </w:r>
            <w:r w:rsidR="00D50FED">
              <w:rPr>
                <w:noProof/>
                <w:webHidden/>
              </w:rPr>
            </w:r>
            <w:r w:rsidR="00D50FED">
              <w:rPr>
                <w:noProof/>
                <w:webHidden/>
              </w:rPr>
              <w:fldChar w:fldCharType="separate"/>
            </w:r>
            <w:r w:rsidR="00D50FED">
              <w:rPr>
                <w:noProof/>
                <w:webHidden/>
              </w:rPr>
              <w:t>3</w:t>
            </w:r>
            <w:r w:rsidR="00D50FED">
              <w:rPr>
                <w:noProof/>
                <w:webHidden/>
              </w:rPr>
              <w:fldChar w:fldCharType="end"/>
            </w:r>
          </w:hyperlink>
        </w:p>
        <w:p w14:paraId="3AF4461B" w14:textId="0FCA28AE" w:rsidR="00D50FED" w:rsidRDefault="000007CC">
          <w:pPr>
            <w:pStyle w:val="TDC2"/>
            <w:tabs>
              <w:tab w:val="right" w:leader="dot" w:pos="8494"/>
            </w:tabs>
            <w:rPr>
              <w:rFonts w:eastAsiaTheme="minorEastAsia"/>
              <w:noProof/>
              <w:lang w:eastAsia="es-ES"/>
            </w:rPr>
          </w:pPr>
          <w:hyperlink w:anchor="_Toc71648304" w:history="1">
            <w:r w:rsidR="00D50FED" w:rsidRPr="00814734">
              <w:rPr>
                <w:rStyle w:val="Hipervnculo"/>
                <w:noProof/>
              </w:rPr>
              <w:t>Apartado 1.3:</w:t>
            </w:r>
            <w:r w:rsidR="00D50FED">
              <w:rPr>
                <w:noProof/>
                <w:webHidden/>
              </w:rPr>
              <w:tab/>
            </w:r>
            <w:r w:rsidR="00D50FED">
              <w:rPr>
                <w:noProof/>
                <w:webHidden/>
              </w:rPr>
              <w:fldChar w:fldCharType="begin"/>
            </w:r>
            <w:r w:rsidR="00D50FED">
              <w:rPr>
                <w:noProof/>
                <w:webHidden/>
              </w:rPr>
              <w:instrText xml:space="preserve"> PAGEREF _Toc71648304 \h </w:instrText>
            </w:r>
            <w:r w:rsidR="00D50FED">
              <w:rPr>
                <w:noProof/>
                <w:webHidden/>
              </w:rPr>
            </w:r>
            <w:r w:rsidR="00D50FED">
              <w:rPr>
                <w:noProof/>
                <w:webHidden/>
              </w:rPr>
              <w:fldChar w:fldCharType="separate"/>
            </w:r>
            <w:r w:rsidR="00D50FED">
              <w:rPr>
                <w:noProof/>
                <w:webHidden/>
              </w:rPr>
              <w:t>3</w:t>
            </w:r>
            <w:r w:rsidR="00D50FED">
              <w:rPr>
                <w:noProof/>
                <w:webHidden/>
              </w:rPr>
              <w:fldChar w:fldCharType="end"/>
            </w:r>
          </w:hyperlink>
        </w:p>
        <w:p w14:paraId="48324D94" w14:textId="3B0F681B" w:rsidR="00D50FED" w:rsidRDefault="000007CC">
          <w:pPr>
            <w:pStyle w:val="TDC1"/>
            <w:tabs>
              <w:tab w:val="right" w:leader="dot" w:pos="8494"/>
            </w:tabs>
            <w:rPr>
              <w:rFonts w:eastAsiaTheme="minorEastAsia"/>
              <w:noProof/>
              <w:lang w:eastAsia="es-ES"/>
            </w:rPr>
          </w:pPr>
          <w:hyperlink w:anchor="_Toc71648305" w:history="1">
            <w:r w:rsidR="00D50FED" w:rsidRPr="00814734">
              <w:rPr>
                <w:rStyle w:val="Hipervnculo"/>
                <w:noProof/>
              </w:rPr>
              <w:t>Práctica 2: Localización basada en EKF</w:t>
            </w:r>
            <w:r w:rsidR="00D50FED">
              <w:rPr>
                <w:noProof/>
                <w:webHidden/>
              </w:rPr>
              <w:tab/>
            </w:r>
            <w:r w:rsidR="00D50FED">
              <w:rPr>
                <w:noProof/>
                <w:webHidden/>
              </w:rPr>
              <w:fldChar w:fldCharType="begin"/>
            </w:r>
            <w:r w:rsidR="00D50FED">
              <w:rPr>
                <w:noProof/>
                <w:webHidden/>
              </w:rPr>
              <w:instrText xml:space="preserve"> PAGEREF _Toc71648305 \h </w:instrText>
            </w:r>
            <w:r w:rsidR="00D50FED">
              <w:rPr>
                <w:noProof/>
                <w:webHidden/>
              </w:rPr>
            </w:r>
            <w:r w:rsidR="00D50FED">
              <w:rPr>
                <w:noProof/>
                <w:webHidden/>
              </w:rPr>
              <w:fldChar w:fldCharType="separate"/>
            </w:r>
            <w:r w:rsidR="00D50FED">
              <w:rPr>
                <w:noProof/>
                <w:webHidden/>
              </w:rPr>
              <w:t>4</w:t>
            </w:r>
            <w:r w:rsidR="00D50FED">
              <w:rPr>
                <w:noProof/>
                <w:webHidden/>
              </w:rPr>
              <w:fldChar w:fldCharType="end"/>
            </w:r>
          </w:hyperlink>
        </w:p>
        <w:p w14:paraId="4CD70374" w14:textId="02706791" w:rsidR="00D50FED" w:rsidRDefault="000007CC">
          <w:pPr>
            <w:pStyle w:val="TDC2"/>
            <w:tabs>
              <w:tab w:val="right" w:leader="dot" w:pos="8494"/>
            </w:tabs>
            <w:rPr>
              <w:rFonts w:eastAsiaTheme="minorEastAsia"/>
              <w:noProof/>
              <w:lang w:eastAsia="es-ES"/>
            </w:rPr>
          </w:pPr>
          <w:hyperlink w:anchor="_Toc71648306" w:history="1">
            <w:r w:rsidR="00D50FED" w:rsidRPr="00814734">
              <w:rPr>
                <w:rStyle w:val="Hipervnculo"/>
                <w:noProof/>
              </w:rPr>
              <w:t>Apartado 2.1</w:t>
            </w:r>
            <w:r w:rsidR="00D50FED">
              <w:rPr>
                <w:noProof/>
                <w:webHidden/>
              </w:rPr>
              <w:tab/>
            </w:r>
            <w:r w:rsidR="00D50FED">
              <w:rPr>
                <w:noProof/>
                <w:webHidden/>
              </w:rPr>
              <w:fldChar w:fldCharType="begin"/>
            </w:r>
            <w:r w:rsidR="00D50FED">
              <w:rPr>
                <w:noProof/>
                <w:webHidden/>
              </w:rPr>
              <w:instrText xml:space="preserve"> PAGEREF _Toc71648306 \h </w:instrText>
            </w:r>
            <w:r w:rsidR="00D50FED">
              <w:rPr>
                <w:noProof/>
                <w:webHidden/>
              </w:rPr>
            </w:r>
            <w:r w:rsidR="00D50FED">
              <w:rPr>
                <w:noProof/>
                <w:webHidden/>
              </w:rPr>
              <w:fldChar w:fldCharType="separate"/>
            </w:r>
            <w:r w:rsidR="00D50FED">
              <w:rPr>
                <w:noProof/>
                <w:webHidden/>
              </w:rPr>
              <w:t>4</w:t>
            </w:r>
            <w:r w:rsidR="00D50FED">
              <w:rPr>
                <w:noProof/>
                <w:webHidden/>
              </w:rPr>
              <w:fldChar w:fldCharType="end"/>
            </w:r>
          </w:hyperlink>
        </w:p>
        <w:p w14:paraId="6FAC4710" w14:textId="6B303582" w:rsidR="00D50FED" w:rsidRDefault="000007CC">
          <w:pPr>
            <w:pStyle w:val="TDC2"/>
            <w:tabs>
              <w:tab w:val="right" w:leader="dot" w:pos="8494"/>
            </w:tabs>
            <w:rPr>
              <w:rFonts w:eastAsiaTheme="minorEastAsia"/>
              <w:noProof/>
              <w:lang w:eastAsia="es-ES"/>
            </w:rPr>
          </w:pPr>
          <w:hyperlink w:anchor="_Toc71648307" w:history="1">
            <w:r w:rsidR="00D50FED" w:rsidRPr="00814734">
              <w:rPr>
                <w:rStyle w:val="Hipervnculo"/>
                <w:noProof/>
              </w:rPr>
              <w:t>Apartado 2.2</w:t>
            </w:r>
            <w:r w:rsidR="00D50FED">
              <w:rPr>
                <w:noProof/>
                <w:webHidden/>
              </w:rPr>
              <w:tab/>
            </w:r>
            <w:r w:rsidR="00D50FED">
              <w:rPr>
                <w:noProof/>
                <w:webHidden/>
              </w:rPr>
              <w:fldChar w:fldCharType="begin"/>
            </w:r>
            <w:r w:rsidR="00D50FED">
              <w:rPr>
                <w:noProof/>
                <w:webHidden/>
              </w:rPr>
              <w:instrText xml:space="preserve"> PAGEREF _Toc71648307 \h </w:instrText>
            </w:r>
            <w:r w:rsidR="00D50FED">
              <w:rPr>
                <w:noProof/>
                <w:webHidden/>
              </w:rPr>
            </w:r>
            <w:r w:rsidR="00D50FED">
              <w:rPr>
                <w:noProof/>
                <w:webHidden/>
              </w:rPr>
              <w:fldChar w:fldCharType="separate"/>
            </w:r>
            <w:r w:rsidR="00D50FED">
              <w:rPr>
                <w:noProof/>
                <w:webHidden/>
              </w:rPr>
              <w:t>4</w:t>
            </w:r>
            <w:r w:rsidR="00D50FED">
              <w:rPr>
                <w:noProof/>
                <w:webHidden/>
              </w:rPr>
              <w:fldChar w:fldCharType="end"/>
            </w:r>
          </w:hyperlink>
        </w:p>
        <w:p w14:paraId="3F2F2D6B" w14:textId="13A98C5A" w:rsidR="00D50FED" w:rsidRDefault="000007CC">
          <w:pPr>
            <w:pStyle w:val="TDC2"/>
            <w:tabs>
              <w:tab w:val="right" w:leader="dot" w:pos="8494"/>
            </w:tabs>
            <w:rPr>
              <w:rFonts w:eastAsiaTheme="minorEastAsia"/>
              <w:noProof/>
              <w:lang w:eastAsia="es-ES"/>
            </w:rPr>
          </w:pPr>
          <w:hyperlink w:anchor="_Toc71648308" w:history="1">
            <w:r w:rsidR="00D50FED" w:rsidRPr="00814734">
              <w:rPr>
                <w:rStyle w:val="Hipervnculo"/>
                <w:noProof/>
              </w:rPr>
              <w:t>Apartado 2.3</w:t>
            </w:r>
            <w:r w:rsidR="00D50FED">
              <w:rPr>
                <w:noProof/>
                <w:webHidden/>
              </w:rPr>
              <w:tab/>
            </w:r>
            <w:r w:rsidR="00D50FED">
              <w:rPr>
                <w:noProof/>
                <w:webHidden/>
              </w:rPr>
              <w:fldChar w:fldCharType="begin"/>
            </w:r>
            <w:r w:rsidR="00D50FED">
              <w:rPr>
                <w:noProof/>
                <w:webHidden/>
              </w:rPr>
              <w:instrText xml:space="preserve"> PAGEREF _Toc71648308 \h </w:instrText>
            </w:r>
            <w:r w:rsidR="00D50FED">
              <w:rPr>
                <w:noProof/>
                <w:webHidden/>
              </w:rPr>
            </w:r>
            <w:r w:rsidR="00D50FED">
              <w:rPr>
                <w:noProof/>
                <w:webHidden/>
              </w:rPr>
              <w:fldChar w:fldCharType="separate"/>
            </w:r>
            <w:r w:rsidR="00D50FED">
              <w:rPr>
                <w:noProof/>
                <w:webHidden/>
              </w:rPr>
              <w:t>7</w:t>
            </w:r>
            <w:r w:rsidR="00D50FED">
              <w:rPr>
                <w:noProof/>
                <w:webHidden/>
              </w:rPr>
              <w:fldChar w:fldCharType="end"/>
            </w:r>
          </w:hyperlink>
        </w:p>
        <w:p w14:paraId="0FEE3E69" w14:textId="3C281B01" w:rsidR="00D50FED" w:rsidRDefault="000007CC">
          <w:pPr>
            <w:pStyle w:val="TDC1"/>
            <w:tabs>
              <w:tab w:val="right" w:leader="dot" w:pos="8494"/>
            </w:tabs>
            <w:rPr>
              <w:rFonts w:eastAsiaTheme="minorEastAsia"/>
              <w:noProof/>
              <w:lang w:eastAsia="es-ES"/>
            </w:rPr>
          </w:pPr>
          <w:hyperlink w:anchor="_Toc71648309" w:history="1">
            <w:r w:rsidR="00D50FED" w:rsidRPr="00814734">
              <w:rPr>
                <w:rStyle w:val="Hipervnculo"/>
                <w:noProof/>
              </w:rPr>
              <w:t>Práctica 3: Evitar Obstáculos</w:t>
            </w:r>
            <w:r w:rsidR="00D50FED">
              <w:rPr>
                <w:noProof/>
                <w:webHidden/>
              </w:rPr>
              <w:tab/>
            </w:r>
            <w:r w:rsidR="00D50FED">
              <w:rPr>
                <w:noProof/>
                <w:webHidden/>
              </w:rPr>
              <w:fldChar w:fldCharType="begin"/>
            </w:r>
            <w:r w:rsidR="00D50FED">
              <w:rPr>
                <w:noProof/>
                <w:webHidden/>
              </w:rPr>
              <w:instrText xml:space="preserve"> PAGEREF _Toc71648309 \h </w:instrText>
            </w:r>
            <w:r w:rsidR="00D50FED">
              <w:rPr>
                <w:noProof/>
                <w:webHidden/>
              </w:rPr>
            </w:r>
            <w:r w:rsidR="00D50FED">
              <w:rPr>
                <w:noProof/>
                <w:webHidden/>
              </w:rPr>
              <w:fldChar w:fldCharType="separate"/>
            </w:r>
            <w:r w:rsidR="00D50FED">
              <w:rPr>
                <w:noProof/>
                <w:webHidden/>
              </w:rPr>
              <w:t>9</w:t>
            </w:r>
            <w:r w:rsidR="00D50FED">
              <w:rPr>
                <w:noProof/>
                <w:webHidden/>
              </w:rPr>
              <w:fldChar w:fldCharType="end"/>
            </w:r>
          </w:hyperlink>
        </w:p>
        <w:p w14:paraId="41DD0222" w14:textId="1EE147BC" w:rsidR="00D50FED" w:rsidRDefault="000007CC">
          <w:pPr>
            <w:pStyle w:val="TDC2"/>
            <w:tabs>
              <w:tab w:val="right" w:leader="dot" w:pos="8494"/>
            </w:tabs>
            <w:rPr>
              <w:rFonts w:eastAsiaTheme="minorEastAsia"/>
              <w:noProof/>
              <w:lang w:eastAsia="es-ES"/>
            </w:rPr>
          </w:pPr>
          <w:hyperlink w:anchor="_Toc71648310" w:history="1">
            <w:r w:rsidR="00D50FED" w:rsidRPr="00814734">
              <w:rPr>
                <w:rStyle w:val="Hipervnculo"/>
                <w:noProof/>
              </w:rPr>
              <w:t>Apartado 3.1</w:t>
            </w:r>
            <w:r w:rsidR="00D50FED">
              <w:rPr>
                <w:noProof/>
                <w:webHidden/>
              </w:rPr>
              <w:tab/>
            </w:r>
            <w:r w:rsidR="00D50FED">
              <w:rPr>
                <w:noProof/>
                <w:webHidden/>
              </w:rPr>
              <w:fldChar w:fldCharType="begin"/>
            </w:r>
            <w:r w:rsidR="00D50FED">
              <w:rPr>
                <w:noProof/>
                <w:webHidden/>
              </w:rPr>
              <w:instrText xml:space="preserve"> PAGEREF _Toc71648310 \h </w:instrText>
            </w:r>
            <w:r w:rsidR="00D50FED">
              <w:rPr>
                <w:noProof/>
                <w:webHidden/>
              </w:rPr>
            </w:r>
            <w:r w:rsidR="00D50FED">
              <w:rPr>
                <w:noProof/>
                <w:webHidden/>
              </w:rPr>
              <w:fldChar w:fldCharType="separate"/>
            </w:r>
            <w:r w:rsidR="00D50FED">
              <w:rPr>
                <w:noProof/>
                <w:webHidden/>
              </w:rPr>
              <w:t>9</w:t>
            </w:r>
            <w:r w:rsidR="00D50FED">
              <w:rPr>
                <w:noProof/>
                <w:webHidden/>
              </w:rPr>
              <w:fldChar w:fldCharType="end"/>
            </w:r>
          </w:hyperlink>
        </w:p>
        <w:p w14:paraId="56A7B0D6" w14:textId="19E8F866" w:rsidR="00D50FED" w:rsidRDefault="000007CC">
          <w:pPr>
            <w:pStyle w:val="TDC2"/>
            <w:tabs>
              <w:tab w:val="right" w:leader="dot" w:pos="8494"/>
            </w:tabs>
            <w:rPr>
              <w:rFonts w:eastAsiaTheme="minorEastAsia"/>
              <w:noProof/>
              <w:lang w:eastAsia="es-ES"/>
            </w:rPr>
          </w:pPr>
          <w:hyperlink w:anchor="_Toc71648311" w:history="1">
            <w:r w:rsidR="00D50FED" w:rsidRPr="00814734">
              <w:rPr>
                <w:rStyle w:val="Hipervnculo"/>
                <w:noProof/>
              </w:rPr>
              <w:t>Apartado 3.2</w:t>
            </w:r>
            <w:r w:rsidR="00D50FED">
              <w:rPr>
                <w:noProof/>
                <w:webHidden/>
              </w:rPr>
              <w:tab/>
            </w:r>
            <w:r w:rsidR="00D50FED">
              <w:rPr>
                <w:noProof/>
                <w:webHidden/>
              </w:rPr>
              <w:fldChar w:fldCharType="begin"/>
            </w:r>
            <w:r w:rsidR="00D50FED">
              <w:rPr>
                <w:noProof/>
                <w:webHidden/>
              </w:rPr>
              <w:instrText xml:space="preserve"> PAGEREF _Toc71648311 \h </w:instrText>
            </w:r>
            <w:r w:rsidR="00D50FED">
              <w:rPr>
                <w:noProof/>
                <w:webHidden/>
              </w:rPr>
            </w:r>
            <w:r w:rsidR="00D50FED">
              <w:rPr>
                <w:noProof/>
                <w:webHidden/>
              </w:rPr>
              <w:fldChar w:fldCharType="separate"/>
            </w:r>
            <w:r w:rsidR="00D50FED">
              <w:rPr>
                <w:noProof/>
                <w:webHidden/>
              </w:rPr>
              <w:t>11</w:t>
            </w:r>
            <w:r w:rsidR="00D50FED">
              <w:rPr>
                <w:noProof/>
                <w:webHidden/>
              </w:rPr>
              <w:fldChar w:fldCharType="end"/>
            </w:r>
          </w:hyperlink>
        </w:p>
        <w:p w14:paraId="7A37DD74" w14:textId="6F217507" w:rsidR="00D50FED" w:rsidRDefault="000007CC">
          <w:pPr>
            <w:pStyle w:val="TDC2"/>
            <w:tabs>
              <w:tab w:val="right" w:leader="dot" w:pos="8494"/>
            </w:tabs>
            <w:rPr>
              <w:rFonts w:eastAsiaTheme="minorEastAsia"/>
              <w:noProof/>
              <w:lang w:eastAsia="es-ES"/>
            </w:rPr>
          </w:pPr>
          <w:hyperlink w:anchor="_Toc71648312" w:history="1">
            <w:r w:rsidR="00D50FED" w:rsidRPr="00814734">
              <w:rPr>
                <w:rStyle w:val="Hipervnculo"/>
                <w:noProof/>
              </w:rPr>
              <w:t>Apartado 3.3</w:t>
            </w:r>
            <w:r w:rsidR="00D50FED">
              <w:rPr>
                <w:noProof/>
                <w:webHidden/>
              </w:rPr>
              <w:tab/>
            </w:r>
            <w:r w:rsidR="00D50FED">
              <w:rPr>
                <w:noProof/>
                <w:webHidden/>
              </w:rPr>
              <w:fldChar w:fldCharType="begin"/>
            </w:r>
            <w:r w:rsidR="00D50FED">
              <w:rPr>
                <w:noProof/>
                <w:webHidden/>
              </w:rPr>
              <w:instrText xml:space="preserve"> PAGEREF _Toc71648312 \h </w:instrText>
            </w:r>
            <w:r w:rsidR="00D50FED">
              <w:rPr>
                <w:noProof/>
                <w:webHidden/>
              </w:rPr>
            </w:r>
            <w:r w:rsidR="00D50FED">
              <w:rPr>
                <w:noProof/>
                <w:webHidden/>
              </w:rPr>
              <w:fldChar w:fldCharType="separate"/>
            </w:r>
            <w:r w:rsidR="00D50FED">
              <w:rPr>
                <w:noProof/>
                <w:webHidden/>
              </w:rPr>
              <w:t>12</w:t>
            </w:r>
            <w:r w:rsidR="00D50FED">
              <w:rPr>
                <w:noProof/>
                <w:webHidden/>
              </w:rPr>
              <w:fldChar w:fldCharType="end"/>
            </w:r>
          </w:hyperlink>
        </w:p>
        <w:p w14:paraId="4C379191" w14:textId="24A592C0" w:rsidR="00D50FED" w:rsidRDefault="000007CC">
          <w:pPr>
            <w:pStyle w:val="TDC1"/>
            <w:tabs>
              <w:tab w:val="right" w:leader="dot" w:pos="8494"/>
            </w:tabs>
            <w:rPr>
              <w:rFonts w:eastAsiaTheme="minorEastAsia"/>
              <w:noProof/>
              <w:lang w:eastAsia="es-ES"/>
            </w:rPr>
          </w:pPr>
          <w:hyperlink w:anchor="_Toc71648313" w:history="1">
            <w:r w:rsidR="00D50FED" w:rsidRPr="00814734">
              <w:rPr>
                <w:rStyle w:val="Hipervnculo"/>
                <w:noProof/>
              </w:rPr>
              <w:t>Práctica 4: Planificación de caminos (Dijkstra)</w:t>
            </w:r>
            <w:r w:rsidR="00D50FED">
              <w:rPr>
                <w:noProof/>
                <w:webHidden/>
              </w:rPr>
              <w:tab/>
            </w:r>
            <w:r w:rsidR="00D50FED">
              <w:rPr>
                <w:noProof/>
                <w:webHidden/>
              </w:rPr>
              <w:fldChar w:fldCharType="begin"/>
            </w:r>
            <w:r w:rsidR="00D50FED">
              <w:rPr>
                <w:noProof/>
                <w:webHidden/>
              </w:rPr>
              <w:instrText xml:space="preserve"> PAGEREF _Toc71648313 \h </w:instrText>
            </w:r>
            <w:r w:rsidR="00D50FED">
              <w:rPr>
                <w:noProof/>
                <w:webHidden/>
              </w:rPr>
            </w:r>
            <w:r w:rsidR="00D50FED">
              <w:rPr>
                <w:noProof/>
                <w:webHidden/>
              </w:rPr>
              <w:fldChar w:fldCharType="separate"/>
            </w:r>
            <w:r w:rsidR="00D50FED">
              <w:rPr>
                <w:noProof/>
                <w:webHidden/>
              </w:rPr>
              <w:t>14</w:t>
            </w:r>
            <w:r w:rsidR="00D50FED">
              <w:rPr>
                <w:noProof/>
                <w:webHidden/>
              </w:rPr>
              <w:fldChar w:fldCharType="end"/>
            </w:r>
          </w:hyperlink>
        </w:p>
        <w:p w14:paraId="0AD84D35" w14:textId="511C499D" w:rsidR="00D50FED" w:rsidRDefault="000007CC">
          <w:pPr>
            <w:pStyle w:val="TDC2"/>
            <w:tabs>
              <w:tab w:val="right" w:leader="dot" w:pos="8494"/>
            </w:tabs>
            <w:rPr>
              <w:rFonts w:eastAsiaTheme="minorEastAsia"/>
              <w:noProof/>
              <w:lang w:eastAsia="es-ES"/>
            </w:rPr>
          </w:pPr>
          <w:hyperlink w:anchor="_Toc71648314" w:history="1">
            <w:r w:rsidR="00D50FED" w:rsidRPr="00814734">
              <w:rPr>
                <w:rStyle w:val="Hipervnculo"/>
                <w:noProof/>
              </w:rPr>
              <w:t>Apartado 4.1</w:t>
            </w:r>
            <w:r w:rsidR="00D50FED">
              <w:rPr>
                <w:noProof/>
                <w:webHidden/>
              </w:rPr>
              <w:tab/>
            </w:r>
            <w:r w:rsidR="00D50FED">
              <w:rPr>
                <w:noProof/>
                <w:webHidden/>
              </w:rPr>
              <w:fldChar w:fldCharType="begin"/>
            </w:r>
            <w:r w:rsidR="00D50FED">
              <w:rPr>
                <w:noProof/>
                <w:webHidden/>
              </w:rPr>
              <w:instrText xml:space="preserve"> PAGEREF _Toc71648314 \h </w:instrText>
            </w:r>
            <w:r w:rsidR="00D50FED">
              <w:rPr>
                <w:noProof/>
                <w:webHidden/>
              </w:rPr>
            </w:r>
            <w:r w:rsidR="00D50FED">
              <w:rPr>
                <w:noProof/>
                <w:webHidden/>
              </w:rPr>
              <w:fldChar w:fldCharType="separate"/>
            </w:r>
            <w:r w:rsidR="00D50FED">
              <w:rPr>
                <w:noProof/>
                <w:webHidden/>
              </w:rPr>
              <w:t>14</w:t>
            </w:r>
            <w:r w:rsidR="00D50FED">
              <w:rPr>
                <w:noProof/>
                <w:webHidden/>
              </w:rPr>
              <w:fldChar w:fldCharType="end"/>
            </w:r>
          </w:hyperlink>
        </w:p>
        <w:p w14:paraId="2716A274" w14:textId="4A4A6C93" w:rsidR="00D50FED" w:rsidRDefault="000007CC">
          <w:pPr>
            <w:pStyle w:val="TDC1"/>
            <w:tabs>
              <w:tab w:val="right" w:leader="dot" w:pos="8494"/>
            </w:tabs>
            <w:rPr>
              <w:rFonts w:eastAsiaTheme="minorEastAsia"/>
              <w:noProof/>
              <w:lang w:eastAsia="es-ES"/>
            </w:rPr>
          </w:pPr>
          <w:hyperlink w:anchor="_Toc71648315" w:history="1">
            <w:r w:rsidR="00D50FED" w:rsidRPr="00814734">
              <w:rPr>
                <w:rStyle w:val="Hipervnculo"/>
                <w:noProof/>
              </w:rPr>
              <w:t>Práctica 5: Ampliación de caminos (A*)</w:t>
            </w:r>
            <w:r w:rsidR="00D50FED">
              <w:rPr>
                <w:noProof/>
                <w:webHidden/>
              </w:rPr>
              <w:tab/>
            </w:r>
            <w:r w:rsidR="00D50FED">
              <w:rPr>
                <w:noProof/>
                <w:webHidden/>
              </w:rPr>
              <w:fldChar w:fldCharType="begin"/>
            </w:r>
            <w:r w:rsidR="00D50FED">
              <w:rPr>
                <w:noProof/>
                <w:webHidden/>
              </w:rPr>
              <w:instrText xml:space="preserve"> PAGEREF _Toc71648315 \h </w:instrText>
            </w:r>
            <w:r w:rsidR="00D50FED">
              <w:rPr>
                <w:noProof/>
                <w:webHidden/>
              </w:rPr>
            </w:r>
            <w:r w:rsidR="00D50FED">
              <w:rPr>
                <w:noProof/>
                <w:webHidden/>
              </w:rPr>
              <w:fldChar w:fldCharType="separate"/>
            </w:r>
            <w:r w:rsidR="00D50FED">
              <w:rPr>
                <w:noProof/>
                <w:webHidden/>
              </w:rPr>
              <w:t>22</w:t>
            </w:r>
            <w:r w:rsidR="00D50FED">
              <w:rPr>
                <w:noProof/>
                <w:webHidden/>
              </w:rPr>
              <w:fldChar w:fldCharType="end"/>
            </w:r>
          </w:hyperlink>
        </w:p>
        <w:p w14:paraId="2A62F876" w14:textId="617CCFD2" w:rsidR="00D50FED" w:rsidRDefault="000007CC">
          <w:pPr>
            <w:pStyle w:val="TDC2"/>
            <w:tabs>
              <w:tab w:val="right" w:leader="dot" w:pos="8494"/>
            </w:tabs>
            <w:rPr>
              <w:rFonts w:eastAsiaTheme="minorEastAsia"/>
              <w:noProof/>
              <w:lang w:eastAsia="es-ES"/>
            </w:rPr>
          </w:pPr>
          <w:hyperlink w:anchor="_Toc71648316" w:history="1">
            <w:r w:rsidR="00D50FED" w:rsidRPr="00814734">
              <w:rPr>
                <w:rStyle w:val="Hipervnculo"/>
                <w:noProof/>
              </w:rPr>
              <w:t>Apartado 5.1</w:t>
            </w:r>
            <w:r w:rsidR="00D50FED">
              <w:rPr>
                <w:noProof/>
                <w:webHidden/>
              </w:rPr>
              <w:tab/>
            </w:r>
            <w:r w:rsidR="00D50FED">
              <w:rPr>
                <w:noProof/>
                <w:webHidden/>
              </w:rPr>
              <w:fldChar w:fldCharType="begin"/>
            </w:r>
            <w:r w:rsidR="00D50FED">
              <w:rPr>
                <w:noProof/>
                <w:webHidden/>
              </w:rPr>
              <w:instrText xml:space="preserve"> PAGEREF _Toc71648316 \h </w:instrText>
            </w:r>
            <w:r w:rsidR="00D50FED">
              <w:rPr>
                <w:noProof/>
                <w:webHidden/>
              </w:rPr>
            </w:r>
            <w:r w:rsidR="00D50FED">
              <w:rPr>
                <w:noProof/>
                <w:webHidden/>
              </w:rPr>
              <w:fldChar w:fldCharType="separate"/>
            </w:r>
            <w:r w:rsidR="00D50FED">
              <w:rPr>
                <w:noProof/>
                <w:webHidden/>
              </w:rPr>
              <w:t>22</w:t>
            </w:r>
            <w:r w:rsidR="00D50FED">
              <w:rPr>
                <w:noProof/>
                <w:webHidden/>
              </w:rPr>
              <w:fldChar w:fldCharType="end"/>
            </w:r>
          </w:hyperlink>
        </w:p>
        <w:p w14:paraId="31E282D0" w14:textId="0FBFA499" w:rsidR="00D50FED" w:rsidRDefault="000007CC">
          <w:pPr>
            <w:pStyle w:val="TDC2"/>
            <w:tabs>
              <w:tab w:val="right" w:leader="dot" w:pos="8494"/>
            </w:tabs>
            <w:rPr>
              <w:rFonts w:eastAsiaTheme="minorEastAsia"/>
              <w:noProof/>
              <w:lang w:eastAsia="es-ES"/>
            </w:rPr>
          </w:pPr>
          <w:hyperlink w:anchor="_Toc71648317" w:history="1">
            <w:r w:rsidR="00D50FED" w:rsidRPr="00814734">
              <w:rPr>
                <w:rStyle w:val="Hipervnculo"/>
                <w:noProof/>
              </w:rPr>
              <w:t>Apartado 5.2</w:t>
            </w:r>
            <w:r w:rsidR="00D50FED">
              <w:rPr>
                <w:noProof/>
                <w:webHidden/>
              </w:rPr>
              <w:tab/>
            </w:r>
            <w:r w:rsidR="00D50FED">
              <w:rPr>
                <w:noProof/>
                <w:webHidden/>
              </w:rPr>
              <w:fldChar w:fldCharType="begin"/>
            </w:r>
            <w:r w:rsidR="00D50FED">
              <w:rPr>
                <w:noProof/>
                <w:webHidden/>
              </w:rPr>
              <w:instrText xml:space="preserve"> PAGEREF _Toc71648317 \h </w:instrText>
            </w:r>
            <w:r w:rsidR="00D50FED">
              <w:rPr>
                <w:noProof/>
                <w:webHidden/>
              </w:rPr>
            </w:r>
            <w:r w:rsidR="00D50FED">
              <w:rPr>
                <w:noProof/>
                <w:webHidden/>
              </w:rPr>
              <w:fldChar w:fldCharType="separate"/>
            </w:r>
            <w:r w:rsidR="00D50FED">
              <w:rPr>
                <w:noProof/>
                <w:webHidden/>
              </w:rPr>
              <w:t>23</w:t>
            </w:r>
            <w:r w:rsidR="00D50FED">
              <w:rPr>
                <w:noProof/>
                <w:webHidden/>
              </w:rPr>
              <w:fldChar w:fldCharType="end"/>
            </w:r>
          </w:hyperlink>
        </w:p>
        <w:p w14:paraId="59C12507" w14:textId="1B5FCB24" w:rsidR="00D50FED" w:rsidRDefault="000007CC">
          <w:pPr>
            <w:pStyle w:val="TDC2"/>
            <w:tabs>
              <w:tab w:val="right" w:leader="dot" w:pos="8494"/>
            </w:tabs>
            <w:rPr>
              <w:rFonts w:eastAsiaTheme="minorEastAsia"/>
              <w:noProof/>
              <w:lang w:eastAsia="es-ES"/>
            </w:rPr>
          </w:pPr>
          <w:hyperlink w:anchor="_Toc71648318" w:history="1">
            <w:r w:rsidR="00D50FED" w:rsidRPr="00814734">
              <w:rPr>
                <w:rStyle w:val="Hipervnculo"/>
                <w:noProof/>
              </w:rPr>
              <w:t>Apartado 5.3</w:t>
            </w:r>
            <w:r w:rsidR="00D50FED">
              <w:rPr>
                <w:noProof/>
                <w:webHidden/>
              </w:rPr>
              <w:tab/>
            </w:r>
            <w:r w:rsidR="00D50FED">
              <w:rPr>
                <w:noProof/>
                <w:webHidden/>
              </w:rPr>
              <w:fldChar w:fldCharType="begin"/>
            </w:r>
            <w:r w:rsidR="00D50FED">
              <w:rPr>
                <w:noProof/>
                <w:webHidden/>
              </w:rPr>
              <w:instrText xml:space="preserve"> PAGEREF _Toc71648318 \h </w:instrText>
            </w:r>
            <w:r w:rsidR="00D50FED">
              <w:rPr>
                <w:noProof/>
                <w:webHidden/>
              </w:rPr>
            </w:r>
            <w:r w:rsidR="00D50FED">
              <w:rPr>
                <w:noProof/>
                <w:webHidden/>
              </w:rPr>
              <w:fldChar w:fldCharType="separate"/>
            </w:r>
            <w:r w:rsidR="00D50FED">
              <w:rPr>
                <w:noProof/>
                <w:webHidden/>
              </w:rPr>
              <w:t>24</w:t>
            </w:r>
            <w:r w:rsidR="00D50FED">
              <w:rPr>
                <w:noProof/>
                <w:webHidden/>
              </w:rPr>
              <w:fldChar w:fldCharType="end"/>
            </w:r>
          </w:hyperlink>
        </w:p>
        <w:p w14:paraId="61B6519C" w14:textId="0AF5F1FC" w:rsidR="00D50FED" w:rsidRDefault="000007CC">
          <w:pPr>
            <w:pStyle w:val="TDC1"/>
            <w:tabs>
              <w:tab w:val="right" w:leader="dot" w:pos="8494"/>
            </w:tabs>
            <w:rPr>
              <w:rFonts w:eastAsiaTheme="minorEastAsia"/>
              <w:noProof/>
              <w:lang w:eastAsia="es-ES"/>
            </w:rPr>
          </w:pPr>
          <w:hyperlink w:anchor="_Toc71648319" w:history="1">
            <w:r w:rsidR="00D50FED" w:rsidRPr="00814734">
              <w:rPr>
                <w:rStyle w:val="Hipervnculo"/>
                <w:noProof/>
              </w:rPr>
              <w:t>Práctica 6: Navegación Autónoma</w:t>
            </w:r>
            <w:r w:rsidR="00D50FED">
              <w:rPr>
                <w:noProof/>
                <w:webHidden/>
              </w:rPr>
              <w:tab/>
            </w:r>
            <w:r w:rsidR="00D50FED">
              <w:rPr>
                <w:noProof/>
                <w:webHidden/>
              </w:rPr>
              <w:fldChar w:fldCharType="begin"/>
            </w:r>
            <w:r w:rsidR="00D50FED">
              <w:rPr>
                <w:noProof/>
                <w:webHidden/>
              </w:rPr>
              <w:instrText xml:space="preserve"> PAGEREF _Toc71648319 \h </w:instrText>
            </w:r>
            <w:r w:rsidR="00D50FED">
              <w:rPr>
                <w:noProof/>
                <w:webHidden/>
              </w:rPr>
            </w:r>
            <w:r w:rsidR="00D50FED">
              <w:rPr>
                <w:noProof/>
                <w:webHidden/>
              </w:rPr>
              <w:fldChar w:fldCharType="separate"/>
            </w:r>
            <w:r w:rsidR="00D50FED">
              <w:rPr>
                <w:noProof/>
                <w:webHidden/>
              </w:rPr>
              <w:t>26</w:t>
            </w:r>
            <w:r w:rsidR="00D50FED">
              <w:rPr>
                <w:noProof/>
                <w:webHidden/>
              </w:rPr>
              <w:fldChar w:fldCharType="end"/>
            </w:r>
          </w:hyperlink>
        </w:p>
        <w:p w14:paraId="2A65C63C" w14:textId="5BAD7DC8" w:rsidR="00D50FED" w:rsidRDefault="000007CC">
          <w:pPr>
            <w:pStyle w:val="TDC2"/>
            <w:tabs>
              <w:tab w:val="right" w:leader="dot" w:pos="8494"/>
            </w:tabs>
            <w:rPr>
              <w:rFonts w:eastAsiaTheme="minorEastAsia"/>
              <w:noProof/>
              <w:lang w:eastAsia="es-ES"/>
            </w:rPr>
          </w:pPr>
          <w:hyperlink w:anchor="_Toc71648320" w:history="1">
            <w:r w:rsidR="00D50FED" w:rsidRPr="00814734">
              <w:rPr>
                <w:rStyle w:val="Hipervnculo"/>
                <w:noProof/>
              </w:rPr>
              <w:t>Apartado 6.1</w:t>
            </w:r>
            <w:r w:rsidR="00D50FED">
              <w:rPr>
                <w:noProof/>
                <w:webHidden/>
              </w:rPr>
              <w:tab/>
            </w:r>
            <w:r w:rsidR="00D50FED">
              <w:rPr>
                <w:noProof/>
                <w:webHidden/>
              </w:rPr>
              <w:fldChar w:fldCharType="begin"/>
            </w:r>
            <w:r w:rsidR="00D50FED">
              <w:rPr>
                <w:noProof/>
                <w:webHidden/>
              </w:rPr>
              <w:instrText xml:space="preserve"> PAGEREF _Toc71648320 \h </w:instrText>
            </w:r>
            <w:r w:rsidR="00D50FED">
              <w:rPr>
                <w:noProof/>
                <w:webHidden/>
              </w:rPr>
            </w:r>
            <w:r w:rsidR="00D50FED">
              <w:rPr>
                <w:noProof/>
                <w:webHidden/>
              </w:rPr>
              <w:fldChar w:fldCharType="separate"/>
            </w:r>
            <w:r w:rsidR="00D50FED">
              <w:rPr>
                <w:noProof/>
                <w:webHidden/>
              </w:rPr>
              <w:t>26</w:t>
            </w:r>
            <w:r w:rsidR="00D50FED">
              <w:rPr>
                <w:noProof/>
                <w:webHidden/>
              </w:rPr>
              <w:fldChar w:fldCharType="end"/>
            </w:r>
          </w:hyperlink>
        </w:p>
        <w:p w14:paraId="1D72A93E" w14:textId="1063A2A0" w:rsidR="00D50FED" w:rsidRDefault="000007CC">
          <w:pPr>
            <w:pStyle w:val="TDC2"/>
            <w:tabs>
              <w:tab w:val="right" w:leader="dot" w:pos="8494"/>
            </w:tabs>
            <w:rPr>
              <w:rFonts w:eastAsiaTheme="minorEastAsia"/>
              <w:noProof/>
              <w:lang w:eastAsia="es-ES"/>
            </w:rPr>
          </w:pPr>
          <w:hyperlink w:anchor="_Toc71648321" w:history="1">
            <w:r w:rsidR="00D50FED" w:rsidRPr="00814734">
              <w:rPr>
                <w:rStyle w:val="Hipervnculo"/>
                <w:noProof/>
              </w:rPr>
              <w:t>Apartado 6.2</w:t>
            </w:r>
            <w:r w:rsidR="00D50FED">
              <w:rPr>
                <w:noProof/>
                <w:webHidden/>
              </w:rPr>
              <w:tab/>
            </w:r>
            <w:r w:rsidR="00D50FED">
              <w:rPr>
                <w:noProof/>
                <w:webHidden/>
              </w:rPr>
              <w:fldChar w:fldCharType="begin"/>
            </w:r>
            <w:r w:rsidR="00D50FED">
              <w:rPr>
                <w:noProof/>
                <w:webHidden/>
              </w:rPr>
              <w:instrText xml:space="preserve"> PAGEREF _Toc71648321 \h </w:instrText>
            </w:r>
            <w:r w:rsidR="00D50FED">
              <w:rPr>
                <w:noProof/>
                <w:webHidden/>
              </w:rPr>
            </w:r>
            <w:r w:rsidR="00D50FED">
              <w:rPr>
                <w:noProof/>
                <w:webHidden/>
              </w:rPr>
              <w:fldChar w:fldCharType="separate"/>
            </w:r>
            <w:r w:rsidR="00D50FED">
              <w:rPr>
                <w:noProof/>
                <w:webHidden/>
              </w:rPr>
              <w:t>28</w:t>
            </w:r>
            <w:r w:rsidR="00D50FED">
              <w:rPr>
                <w:noProof/>
                <w:webHidden/>
              </w:rPr>
              <w:fldChar w:fldCharType="end"/>
            </w:r>
          </w:hyperlink>
        </w:p>
        <w:p w14:paraId="52D360E6" w14:textId="240B7FC8" w:rsidR="00D50FED" w:rsidRDefault="000007CC">
          <w:pPr>
            <w:pStyle w:val="TDC2"/>
            <w:tabs>
              <w:tab w:val="right" w:leader="dot" w:pos="8494"/>
            </w:tabs>
            <w:rPr>
              <w:rFonts w:eastAsiaTheme="minorEastAsia"/>
              <w:noProof/>
              <w:lang w:eastAsia="es-ES"/>
            </w:rPr>
          </w:pPr>
          <w:hyperlink w:anchor="_Toc71648322" w:history="1">
            <w:r w:rsidR="00D50FED" w:rsidRPr="00814734">
              <w:rPr>
                <w:rStyle w:val="Hipervnculo"/>
                <w:noProof/>
              </w:rPr>
              <w:t>Apartado 6.3</w:t>
            </w:r>
            <w:r w:rsidR="00D50FED">
              <w:rPr>
                <w:noProof/>
                <w:webHidden/>
              </w:rPr>
              <w:tab/>
            </w:r>
            <w:r w:rsidR="00D50FED">
              <w:rPr>
                <w:noProof/>
                <w:webHidden/>
              </w:rPr>
              <w:fldChar w:fldCharType="begin"/>
            </w:r>
            <w:r w:rsidR="00D50FED">
              <w:rPr>
                <w:noProof/>
                <w:webHidden/>
              </w:rPr>
              <w:instrText xml:space="preserve"> PAGEREF _Toc71648322 \h </w:instrText>
            </w:r>
            <w:r w:rsidR="00D50FED">
              <w:rPr>
                <w:noProof/>
                <w:webHidden/>
              </w:rPr>
            </w:r>
            <w:r w:rsidR="00D50FED">
              <w:rPr>
                <w:noProof/>
                <w:webHidden/>
              </w:rPr>
              <w:fldChar w:fldCharType="separate"/>
            </w:r>
            <w:r w:rsidR="00D50FED">
              <w:rPr>
                <w:noProof/>
                <w:webHidden/>
              </w:rPr>
              <w:t>29</w:t>
            </w:r>
            <w:r w:rsidR="00D50FED">
              <w:rPr>
                <w:noProof/>
                <w:webHidden/>
              </w:rPr>
              <w:fldChar w:fldCharType="end"/>
            </w:r>
          </w:hyperlink>
        </w:p>
        <w:p w14:paraId="638DEBA1" w14:textId="12394C4C" w:rsidR="009321E3" w:rsidRDefault="009321E3">
          <w:r>
            <w:rPr>
              <w:b/>
              <w:bCs/>
            </w:rPr>
            <w:fldChar w:fldCharType="end"/>
          </w:r>
        </w:p>
      </w:sdtContent>
    </w:sdt>
    <w:p w14:paraId="455E3F35" w14:textId="4BABADDE" w:rsidR="009321E3" w:rsidRDefault="009321E3"/>
    <w:p w14:paraId="143A00C8" w14:textId="103CB80D" w:rsidR="009321E3" w:rsidRDefault="009321E3"/>
    <w:p w14:paraId="046D7177" w14:textId="75A6922E" w:rsidR="009321E3" w:rsidRDefault="009321E3"/>
    <w:p w14:paraId="1242F882" w14:textId="2E444834" w:rsidR="009321E3" w:rsidRDefault="009321E3"/>
    <w:p w14:paraId="0C92B67B" w14:textId="736F3A03" w:rsidR="009321E3" w:rsidRDefault="009321E3"/>
    <w:p w14:paraId="0D11812D" w14:textId="73954707" w:rsidR="009321E3" w:rsidRDefault="009321E3"/>
    <w:p w14:paraId="40D2D3C6" w14:textId="7313330F" w:rsidR="009321E3" w:rsidRDefault="009321E3"/>
    <w:p w14:paraId="429AC860" w14:textId="4705E384" w:rsidR="009321E3" w:rsidRDefault="009321E3"/>
    <w:p w14:paraId="47F61439" w14:textId="46729D4F" w:rsidR="009321E3" w:rsidRDefault="009321E3"/>
    <w:p w14:paraId="3609A7EE" w14:textId="2B7C3333" w:rsidR="009321E3" w:rsidRDefault="009321E3"/>
    <w:p w14:paraId="63A06135" w14:textId="1ABE1249" w:rsidR="009321E3" w:rsidRDefault="009321E3"/>
    <w:p w14:paraId="3AAA8EA6" w14:textId="15BAE154" w:rsidR="009321E3" w:rsidRPr="00E9403E" w:rsidRDefault="009E2250" w:rsidP="009321E3">
      <w:pPr>
        <w:pStyle w:val="Ttulo1"/>
        <w:rPr>
          <w:sz w:val="36"/>
          <w:szCs w:val="36"/>
        </w:rPr>
      </w:pPr>
      <w:bookmarkStart w:id="0" w:name="_Toc71648301"/>
      <w:r w:rsidRPr="00E9403E">
        <w:rPr>
          <w:sz w:val="36"/>
          <w:szCs w:val="36"/>
        </w:rPr>
        <w:t xml:space="preserve">Práctica </w:t>
      </w:r>
      <w:r w:rsidR="009321E3" w:rsidRPr="00E9403E">
        <w:rPr>
          <w:sz w:val="36"/>
          <w:szCs w:val="36"/>
        </w:rPr>
        <w:t>1</w:t>
      </w:r>
      <w:r w:rsidRPr="00E9403E">
        <w:rPr>
          <w:sz w:val="36"/>
          <w:szCs w:val="36"/>
        </w:rPr>
        <w:t>: Modelado de un vehículo y seguimiento de caminos.</w:t>
      </w:r>
      <w:bookmarkEnd w:id="0"/>
    </w:p>
    <w:p w14:paraId="3D631754" w14:textId="77777777" w:rsidR="009E2250" w:rsidRPr="009E2250" w:rsidRDefault="009E2250" w:rsidP="009E2250"/>
    <w:p w14:paraId="65B34C42" w14:textId="2095637D" w:rsidR="009321E3" w:rsidRDefault="009321E3">
      <w:r>
        <w:t xml:space="preserve">Se desea simular el movimiento de un vehículo con tracción diferencial con los siguientes parámetros: distancia entre ruedas 0.8 m, radio de las ruedas 0.1 m, velocidad máxima de las ruedas 15 rad/s. Para ello se tendrán que implantar las ecuaciones de </w:t>
      </w:r>
      <w:proofErr w:type="gramStart"/>
      <w:r>
        <w:t>movimiento</w:t>
      </w:r>
      <w:proofErr w:type="gramEnd"/>
      <w:r>
        <w:t xml:space="preserve"> así como el modelo dinámico simplificado de los dos actuadores. Se considerará una constante de tiempo de 0.12 s, ganancia unidad. Se pide:</w:t>
      </w:r>
    </w:p>
    <w:p w14:paraId="34F50DB2" w14:textId="381B33F7" w:rsidR="00C549F4" w:rsidRDefault="00C549F4"/>
    <w:p w14:paraId="06A55D75" w14:textId="614D9503" w:rsidR="00C549F4" w:rsidRDefault="00C549F4" w:rsidP="00C549F4">
      <w:pPr>
        <w:pStyle w:val="Ttulo2"/>
      </w:pPr>
      <w:bookmarkStart w:id="1" w:name="_Toc71648302"/>
      <w:r>
        <w:t>Apartado 1.1:</w:t>
      </w:r>
      <w:bookmarkEnd w:id="1"/>
    </w:p>
    <w:p w14:paraId="785A8DB2" w14:textId="77777777" w:rsidR="00E9403E" w:rsidRPr="00E9403E" w:rsidRDefault="00E9403E" w:rsidP="00E9403E"/>
    <w:p w14:paraId="492914CF" w14:textId="527D0B36" w:rsidR="009321E3" w:rsidRPr="00C549F4" w:rsidRDefault="009321E3" w:rsidP="00C549F4">
      <w:pPr>
        <w:rPr>
          <w:b/>
          <w:bCs/>
        </w:rPr>
      </w:pPr>
      <w:r w:rsidRPr="00C549F4">
        <w:rPr>
          <w:b/>
          <w:bCs/>
        </w:rPr>
        <w:t>Simular el movimiento en tiempo discreto con periodo de T = 25 ms partiendo desde parado y aplicando actuaciones constantes. Considerar las siguientes situaciones: trayectoria recta, giro a la izquierda, giro a la derecha y velocidad lineal nula.</w:t>
      </w:r>
    </w:p>
    <w:p w14:paraId="4574DD12" w14:textId="4A0E6CCE" w:rsidR="009321E3" w:rsidRDefault="009321E3" w:rsidP="009321E3"/>
    <w:p w14:paraId="00C5EB97" w14:textId="7A0F1236" w:rsidR="009321E3" w:rsidRDefault="009321E3" w:rsidP="009321E3">
      <w:pPr>
        <w:ind w:left="360"/>
      </w:pPr>
      <w:r>
        <w:t>Antes de realizar alguna explicación de la solución obtenida, se van a enumerar las fórmulas necesarias para una correcta explicación:</w:t>
      </w:r>
    </w:p>
    <w:tbl>
      <w:tblPr>
        <w:tblStyle w:val="Tablaconcuadrcula"/>
        <w:tblW w:w="8208"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3"/>
        <w:gridCol w:w="4065"/>
      </w:tblGrid>
      <w:tr w:rsidR="003D3F1F" w14:paraId="67D4D0D9" w14:textId="77777777" w:rsidTr="00096069">
        <w:trPr>
          <w:trHeight w:val="522"/>
        </w:trPr>
        <w:tc>
          <w:tcPr>
            <w:tcW w:w="4143" w:type="dxa"/>
            <w:vAlign w:val="center"/>
          </w:tcPr>
          <w:p w14:paraId="52C80425" w14:textId="77777777" w:rsidR="003D3F1F" w:rsidRPr="003D3F1F" w:rsidRDefault="003D3F1F" w:rsidP="00096069">
            <w:pPr>
              <w:ind w:left="360"/>
              <w:jc w:val="center"/>
              <w:rPr>
                <w:rFonts w:eastAsiaTheme="minorEastAsia"/>
              </w:rPr>
            </w:pPr>
            <m:oMathPara>
              <m:oMath>
                <m:r>
                  <w:rPr>
                    <w:rFonts w:ascii="Cambria Math" w:hAnsi="Cambria Math"/>
                  </w:rPr>
                  <m:t xml:space="preserve">v=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)*R</m:t>
                    </m:r>
                  </m:num>
                  <m:den>
                    <m:r>
                      <w:rPr>
                        <w:rFonts w:ascii="Cambria Math" w:hAnsi="Cambria Math"/>
                      </w:rPr>
                      <m:t>2</m:t>
                    </m:r>
                  </m:den>
                </m:f>
              </m:oMath>
            </m:oMathPara>
          </w:p>
          <w:p w14:paraId="45849BDC" w14:textId="77777777" w:rsidR="003D3F1F" w:rsidRDefault="003D3F1F" w:rsidP="00096069">
            <w:pPr>
              <w:jc w:val="center"/>
            </w:pPr>
          </w:p>
        </w:tc>
        <w:tc>
          <w:tcPr>
            <w:tcW w:w="4065" w:type="dxa"/>
            <w:vAlign w:val="center"/>
          </w:tcPr>
          <w:p w14:paraId="0B5C1D18" w14:textId="1E2B1D51" w:rsidR="003D3F1F" w:rsidRDefault="003D3F1F" w:rsidP="00096069">
            <w:pPr>
              <w:pStyle w:val="Descripcin"/>
              <w:jc w:val="right"/>
            </w:pPr>
            <w:bookmarkStart w:id="2" w:name="_Ref71703686"/>
            <w:r>
              <w:t>(</w:t>
            </w:r>
            <w:fldSimple w:instr=" SEQ ( \* ARABIC ">
              <w:r w:rsidR="00096069">
                <w:rPr>
                  <w:noProof/>
                </w:rPr>
                <w:t>1</w:t>
              </w:r>
            </w:fldSimple>
            <w:r>
              <w:t>)</w:t>
            </w:r>
            <w:bookmarkEnd w:id="2"/>
          </w:p>
        </w:tc>
      </w:tr>
      <w:tr w:rsidR="003D3F1F" w14:paraId="3C338496" w14:textId="77777777" w:rsidTr="00096069">
        <w:trPr>
          <w:trHeight w:val="802"/>
        </w:trPr>
        <w:tc>
          <w:tcPr>
            <w:tcW w:w="4143" w:type="dxa"/>
            <w:vAlign w:val="center"/>
          </w:tcPr>
          <w:p w14:paraId="18F1ABBE" w14:textId="4D1FDBE9" w:rsidR="003D3F1F" w:rsidRPr="003D3F1F" w:rsidRDefault="007541FA" w:rsidP="00096069">
            <w:pPr>
              <w:ind w:left="360"/>
              <w:jc w:val="center"/>
              <w:rPr>
                <w:rFonts w:eastAsiaTheme="minorEastAsia"/>
              </w:rPr>
            </w:pPr>
            <m:oMathPara>
              <m:oMath>
                <m:r>
                  <w:rPr>
                    <w:rFonts w:ascii="Cambria Math" w:hAnsi="Cambria Math"/>
                  </w:rPr>
                  <m:t xml:space="preserve">w=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)*R</m:t>
                    </m:r>
                  </m:num>
                  <m:den>
                    <m:r>
                      <w:rPr>
                        <w:rFonts w:ascii="Cambria Math" w:hAnsi="Cambria Math"/>
                      </w:rPr>
                      <m:t>2</m:t>
                    </m:r>
                  </m:den>
                </m:f>
              </m:oMath>
            </m:oMathPara>
          </w:p>
          <w:p w14:paraId="0A5668E0" w14:textId="77777777" w:rsidR="003D3F1F" w:rsidRDefault="003D3F1F" w:rsidP="00096069">
            <w:pPr>
              <w:jc w:val="center"/>
            </w:pPr>
          </w:p>
        </w:tc>
        <w:tc>
          <w:tcPr>
            <w:tcW w:w="4065" w:type="dxa"/>
            <w:vAlign w:val="center"/>
          </w:tcPr>
          <w:p w14:paraId="59A57983" w14:textId="6B618384" w:rsidR="003D3F1F" w:rsidRDefault="003D3F1F" w:rsidP="00096069">
            <w:pPr>
              <w:pStyle w:val="Descripcin"/>
              <w:jc w:val="right"/>
            </w:pPr>
            <w:bookmarkStart w:id="3" w:name="_Ref71703688"/>
            <w:r>
              <w:t>(</w:t>
            </w:r>
            <w:fldSimple w:instr=" SEQ ( \* ARABIC ">
              <w:r w:rsidR="00096069">
                <w:rPr>
                  <w:noProof/>
                </w:rPr>
                <w:t>2</w:t>
              </w:r>
            </w:fldSimple>
            <w:r>
              <w:t>)</w:t>
            </w:r>
            <w:bookmarkEnd w:id="3"/>
          </w:p>
        </w:tc>
      </w:tr>
      <w:tr w:rsidR="007541FA" w14:paraId="61EBBC0B" w14:textId="77777777" w:rsidTr="00096069">
        <w:trPr>
          <w:trHeight w:val="444"/>
        </w:trPr>
        <w:tc>
          <w:tcPr>
            <w:tcW w:w="4143" w:type="dxa"/>
            <w:vAlign w:val="center"/>
          </w:tcPr>
          <w:p w14:paraId="273B17A1" w14:textId="09D95EFC" w:rsidR="007541FA" w:rsidRDefault="000007CC" w:rsidP="00096069">
            <w:pPr>
              <w:ind w:left="360"/>
              <w:jc w:val="center"/>
            </w:pPr>
            <m:oMathPara>
              <m:oMath>
                <m:sSub>
                  <m:sSubPr>
                    <m:ctrlPr>
                      <w:rPr>
                        <w:rFonts w:ascii="Cambria Math" w:hAnsi="Cambria Math"/>
                        <w:i/>
                      </w:rPr>
                    </m:ctrlPr>
                  </m:sSubPr>
                  <m:e>
                    <m:r>
                      <w:rPr>
                        <w:rFonts w:ascii="Cambria Math" w:hAnsi="Cambria Math"/>
                      </w:rPr>
                      <m:t>τ</m:t>
                    </m:r>
                  </m:e>
                  <m:sub>
                    <m:sSub>
                      <m:sSubPr>
                        <m:ctrlPr>
                          <w:rPr>
                            <w:rFonts w:ascii="Cambria Math" w:hAnsi="Cambria Math"/>
                            <w:i/>
                          </w:rPr>
                        </m:ctrlPr>
                      </m:sSubPr>
                      <m:e>
                        <m:r>
                          <w:rPr>
                            <w:rFonts w:ascii="Cambria Math" w:hAnsi="Cambria Math"/>
                          </w:rPr>
                          <m:t>w</m:t>
                        </m:r>
                      </m:e>
                      <m:sub>
                        <m:r>
                          <w:rPr>
                            <w:rFonts w:ascii="Cambria Math" w:hAnsi="Cambria Math"/>
                          </w:rPr>
                          <m:t>i</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w</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id</m:t>
                    </m:r>
                  </m:sub>
                </m:sSub>
              </m:oMath>
            </m:oMathPara>
          </w:p>
        </w:tc>
        <w:tc>
          <w:tcPr>
            <w:tcW w:w="4065" w:type="dxa"/>
            <w:vAlign w:val="center"/>
          </w:tcPr>
          <w:p w14:paraId="0AFE8973" w14:textId="7C25619A" w:rsidR="007541FA" w:rsidRDefault="007541FA" w:rsidP="00096069">
            <w:pPr>
              <w:pStyle w:val="Descripcin"/>
              <w:jc w:val="right"/>
            </w:pPr>
            <w:bookmarkStart w:id="4" w:name="_Ref65142087"/>
            <w:r>
              <w:t>(</w:t>
            </w:r>
            <w:fldSimple w:instr=" SEQ ( \* ARABIC ">
              <w:r w:rsidR="00096069">
                <w:rPr>
                  <w:noProof/>
                </w:rPr>
                <w:t>3</w:t>
              </w:r>
            </w:fldSimple>
            <w:r>
              <w:t>)</w:t>
            </w:r>
            <w:bookmarkEnd w:id="4"/>
          </w:p>
        </w:tc>
      </w:tr>
    </w:tbl>
    <w:p w14:paraId="0A44BED8" w14:textId="0A5A243D" w:rsidR="003D3F1F" w:rsidRDefault="003D3F1F" w:rsidP="009321E3">
      <w:pPr>
        <w:ind w:left="360"/>
      </w:pPr>
    </w:p>
    <w:tbl>
      <w:tblPr>
        <w:tblStyle w:val="Tablaconcuadrcula"/>
        <w:tblW w:w="8201"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3"/>
        <w:gridCol w:w="4088"/>
      </w:tblGrid>
      <w:tr w:rsidR="007541FA" w14:paraId="0CDF3605" w14:textId="77777777" w:rsidTr="00096069">
        <w:trPr>
          <w:trHeight w:val="377"/>
        </w:trPr>
        <w:tc>
          <w:tcPr>
            <w:tcW w:w="4113" w:type="dxa"/>
            <w:vAlign w:val="center"/>
          </w:tcPr>
          <w:p w14:paraId="7EC8404E" w14:textId="5D71D7F7" w:rsidR="007541FA" w:rsidRDefault="000007CC" w:rsidP="00096069">
            <w:pPr>
              <w:jc w:val="center"/>
            </w:pPr>
            <m:oMathPara>
              <m:oMath>
                <m:sSub>
                  <m:sSubPr>
                    <m:ctrlPr>
                      <w:rPr>
                        <w:rFonts w:ascii="Cambria Math" w:hAnsi="Cambria Math"/>
                        <w:i/>
                      </w:rPr>
                    </m:ctrlPr>
                  </m:sSubPr>
                  <m:e>
                    <m:r>
                      <w:rPr>
                        <w:rFonts w:ascii="Cambria Math" w:hAnsi="Cambria Math"/>
                      </w:rPr>
                      <m:t>τ</m:t>
                    </m:r>
                  </m:e>
                  <m:sub>
                    <m:sSub>
                      <m:sSubPr>
                        <m:ctrlPr>
                          <w:rPr>
                            <w:rFonts w:ascii="Cambria Math" w:hAnsi="Cambria Math"/>
                            <w:i/>
                          </w:rPr>
                        </m:ctrlPr>
                      </m:sSubPr>
                      <m:e>
                        <m:r>
                          <w:rPr>
                            <w:rFonts w:ascii="Cambria Math" w:hAnsi="Cambria Math"/>
                          </w:rPr>
                          <m:t>w</m:t>
                        </m:r>
                      </m:e>
                      <m:sub>
                        <m:r>
                          <w:rPr>
                            <w:rFonts w:ascii="Cambria Math" w:hAnsi="Cambria Math"/>
                          </w:rPr>
                          <m:t>d</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d</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w</m:t>
                        </m:r>
                      </m:e>
                      <m:sub>
                        <m:r>
                          <w:rPr>
                            <w:rFonts w:ascii="Cambria Math" w:hAnsi="Cambria Math"/>
                          </w:rPr>
                          <m:t>d</m:t>
                        </m:r>
                      </m:sub>
                    </m:sSub>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dd</m:t>
                    </m:r>
                  </m:sub>
                </m:sSub>
              </m:oMath>
            </m:oMathPara>
          </w:p>
        </w:tc>
        <w:tc>
          <w:tcPr>
            <w:tcW w:w="4088" w:type="dxa"/>
            <w:vAlign w:val="center"/>
          </w:tcPr>
          <w:p w14:paraId="40014C77" w14:textId="62ADB414" w:rsidR="007541FA" w:rsidRDefault="00096069" w:rsidP="00096069">
            <w:pPr>
              <w:pStyle w:val="Descripcin"/>
              <w:jc w:val="right"/>
            </w:pPr>
            <w:r>
              <w:t xml:space="preserve"> </w:t>
            </w:r>
            <w:bookmarkStart w:id="5" w:name="_Ref65142096"/>
            <w:r w:rsidR="007541FA">
              <w:t>(</w:t>
            </w:r>
            <w:fldSimple w:instr=" SEQ ( \* ARABIC ">
              <w:r>
                <w:rPr>
                  <w:noProof/>
                </w:rPr>
                <w:t>4</w:t>
              </w:r>
            </w:fldSimple>
            <w:r w:rsidR="007541FA">
              <w:t>)</w:t>
            </w:r>
            <w:bookmarkEnd w:id="5"/>
          </w:p>
        </w:tc>
      </w:tr>
      <w:tr w:rsidR="007541FA" w14:paraId="2610A35C" w14:textId="77777777" w:rsidTr="00096069">
        <w:trPr>
          <w:trHeight w:val="498"/>
        </w:trPr>
        <w:tc>
          <w:tcPr>
            <w:tcW w:w="4113" w:type="dxa"/>
            <w:vAlign w:val="center"/>
          </w:tcPr>
          <w:p w14:paraId="376D7664" w14:textId="31F3C6FA" w:rsidR="007541FA" w:rsidRDefault="007541FA" w:rsidP="00096069">
            <w:pPr>
              <w:jc w:val="center"/>
            </w:pPr>
            <w:r>
              <w:rPr>
                <w:rFonts w:ascii="Cambria Math" w:hAnsi="Cambria Math" w:cs="Cambria Math"/>
              </w:rPr>
              <w:t>𝛥𝑠</w:t>
            </w:r>
            <w:r>
              <w:t xml:space="preserve"> = </w:t>
            </w:r>
            <w:r>
              <w:rPr>
                <w:rFonts w:ascii="Cambria Math" w:hAnsi="Cambria Math" w:cs="Cambria Math"/>
              </w:rPr>
              <w:t>𝑣</w:t>
            </w:r>
            <w:r>
              <w:t xml:space="preserve"> </w:t>
            </w:r>
            <w:r>
              <w:rPr>
                <w:rFonts w:ascii="Cambria Math" w:hAnsi="Cambria Math" w:cs="Cambria Math"/>
              </w:rPr>
              <w:t>⋅</w:t>
            </w:r>
            <w:r>
              <w:t xml:space="preserve"> </w:t>
            </w:r>
            <w:r>
              <w:rPr>
                <w:rFonts w:ascii="Cambria Math" w:hAnsi="Cambria Math" w:cs="Cambria Math"/>
              </w:rPr>
              <w:t>𝛥𝑡</w:t>
            </w:r>
          </w:p>
        </w:tc>
        <w:tc>
          <w:tcPr>
            <w:tcW w:w="4088" w:type="dxa"/>
            <w:vAlign w:val="center"/>
          </w:tcPr>
          <w:p w14:paraId="7611DB22" w14:textId="7330E4CB" w:rsidR="007541FA" w:rsidRDefault="007541FA" w:rsidP="00096069">
            <w:pPr>
              <w:pStyle w:val="Descripcin"/>
              <w:jc w:val="right"/>
            </w:pPr>
            <w:bookmarkStart w:id="6" w:name="_Ref71705644"/>
            <w:r>
              <w:t>(</w:t>
            </w:r>
            <w:fldSimple w:instr=" SEQ ( \* ARABIC ">
              <w:r w:rsidR="00096069">
                <w:rPr>
                  <w:noProof/>
                </w:rPr>
                <w:t>5</w:t>
              </w:r>
            </w:fldSimple>
            <w:r>
              <w:t>)</w:t>
            </w:r>
            <w:bookmarkEnd w:id="6"/>
          </w:p>
        </w:tc>
      </w:tr>
      <w:tr w:rsidR="00096069" w14:paraId="3C7E45BD" w14:textId="77777777" w:rsidTr="00096069">
        <w:trPr>
          <w:trHeight w:val="498"/>
        </w:trPr>
        <w:tc>
          <w:tcPr>
            <w:tcW w:w="4113" w:type="dxa"/>
            <w:vAlign w:val="center"/>
          </w:tcPr>
          <w:p w14:paraId="5CCF316F" w14:textId="78EB8BF0" w:rsidR="00096069" w:rsidRDefault="00096069" w:rsidP="00096069">
            <w:pPr>
              <w:jc w:val="center"/>
            </w:pPr>
            <w:r>
              <w:rPr>
                <w:rFonts w:ascii="Cambria Math" w:hAnsi="Cambria Math" w:cs="Cambria Math"/>
              </w:rPr>
              <w:t>𝛥𝜙</w:t>
            </w:r>
            <w:r>
              <w:t xml:space="preserve"> = </w:t>
            </w:r>
            <w:r>
              <w:rPr>
                <w:rFonts w:ascii="Cambria Math" w:hAnsi="Cambria Math" w:cs="Cambria Math"/>
              </w:rPr>
              <w:t>𝜔</w:t>
            </w:r>
            <w:r>
              <w:t xml:space="preserve"> </w:t>
            </w:r>
            <w:r>
              <w:rPr>
                <w:rFonts w:ascii="Cambria Math" w:hAnsi="Cambria Math" w:cs="Cambria Math"/>
              </w:rPr>
              <w:t>⋅</w:t>
            </w:r>
            <w:r>
              <w:t xml:space="preserve"> </w:t>
            </w:r>
            <w:r>
              <w:rPr>
                <w:rFonts w:ascii="Cambria Math" w:hAnsi="Cambria Math" w:cs="Cambria Math"/>
              </w:rPr>
              <w:t>𝛥𝑡</w:t>
            </w:r>
          </w:p>
        </w:tc>
        <w:tc>
          <w:tcPr>
            <w:tcW w:w="4088" w:type="dxa"/>
            <w:vAlign w:val="center"/>
          </w:tcPr>
          <w:p w14:paraId="13A85980" w14:textId="095B095F" w:rsidR="00096069" w:rsidRDefault="00096069" w:rsidP="00EA6CC1">
            <w:pPr>
              <w:pStyle w:val="Descripcin"/>
              <w:jc w:val="right"/>
            </w:pPr>
            <w:bookmarkStart w:id="7" w:name="_Ref71705646"/>
            <w:r>
              <w:t>(</w:t>
            </w:r>
            <w:fldSimple w:instr=" SEQ ( \* ARABIC ">
              <w:r>
                <w:rPr>
                  <w:noProof/>
                </w:rPr>
                <w:t>6</w:t>
              </w:r>
            </w:fldSimple>
            <w:r>
              <w:t>)</w:t>
            </w:r>
            <w:bookmarkEnd w:id="7"/>
          </w:p>
        </w:tc>
      </w:tr>
      <w:tr w:rsidR="00096069" w14:paraId="63C6CDBA" w14:textId="77777777" w:rsidTr="00096069">
        <w:trPr>
          <w:trHeight w:val="498"/>
        </w:trPr>
        <w:tc>
          <w:tcPr>
            <w:tcW w:w="4113" w:type="dxa"/>
            <w:vAlign w:val="center"/>
          </w:tcPr>
          <w:p w14:paraId="7EA6169E" w14:textId="03FB232E" w:rsidR="00096069" w:rsidRDefault="00096069" w:rsidP="00096069">
            <w:pPr>
              <w:jc w:val="center"/>
              <w:rPr>
                <w:rFonts w:ascii="Cambria Math" w:hAnsi="Cambria Math" w:cs="Cambria Math"/>
              </w:rPr>
            </w:pPr>
            <w:r>
              <w:rPr>
                <w:rFonts w:ascii="Cambria Math" w:hAnsi="Cambria Math" w:cs="Cambria Math"/>
              </w:rPr>
              <w:t>𝛥𝑥</w:t>
            </w:r>
            <w:r>
              <w:t xml:space="preserve"> = −</w:t>
            </w:r>
            <w:r>
              <w:rPr>
                <w:rFonts w:ascii="Cambria Math" w:hAnsi="Cambria Math" w:cs="Cambria Math"/>
              </w:rPr>
              <w:t>𝑠𝑖𝑛</w:t>
            </w:r>
            <w:r>
              <w:t>(</w:t>
            </w:r>
            <w:r>
              <w:rPr>
                <w:rFonts w:ascii="Cambria Math" w:hAnsi="Cambria Math" w:cs="Cambria Math"/>
              </w:rPr>
              <w:t>𝜙</w:t>
            </w:r>
            <w:r>
              <w:t xml:space="preserve">) ∙ </w:t>
            </w:r>
            <w:r>
              <w:rPr>
                <w:rFonts w:ascii="Cambria Math" w:hAnsi="Cambria Math" w:cs="Cambria Math"/>
              </w:rPr>
              <w:t>𝛥𝑠</w:t>
            </w:r>
          </w:p>
        </w:tc>
        <w:tc>
          <w:tcPr>
            <w:tcW w:w="4088" w:type="dxa"/>
            <w:vAlign w:val="center"/>
          </w:tcPr>
          <w:p w14:paraId="4F8945E3" w14:textId="77777777" w:rsidR="00096069" w:rsidRDefault="00096069" w:rsidP="00096069">
            <w:pPr>
              <w:pStyle w:val="Descripcin"/>
              <w:jc w:val="right"/>
            </w:pPr>
            <w:r>
              <w:t xml:space="preserve">   </w:t>
            </w:r>
            <w:bookmarkStart w:id="8" w:name="_Ref71705648"/>
            <w:r>
              <w:t>(</w:t>
            </w:r>
            <w:fldSimple w:instr=" SEQ ( \* ARABIC ">
              <w:r>
                <w:rPr>
                  <w:noProof/>
                </w:rPr>
                <w:t>7</w:t>
              </w:r>
            </w:fldSimple>
            <w:r>
              <w:t>)</w:t>
            </w:r>
            <w:bookmarkEnd w:id="8"/>
          </w:p>
          <w:p w14:paraId="44BEB8DD" w14:textId="5879B107" w:rsidR="00224E8F" w:rsidRPr="00224E8F" w:rsidRDefault="00224E8F" w:rsidP="00224E8F"/>
        </w:tc>
      </w:tr>
      <w:tr w:rsidR="00224E8F" w14:paraId="69E5F4EA" w14:textId="77777777" w:rsidTr="00096069">
        <w:trPr>
          <w:trHeight w:val="498"/>
        </w:trPr>
        <w:tc>
          <w:tcPr>
            <w:tcW w:w="4113" w:type="dxa"/>
            <w:vAlign w:val="center"/>
          </w:tcPr>
          <w:p w14:paraId="2617B680" w14:textId="515AB693" w:rsidR="00224E8F" w:rsidRDefault="00224E8F" w:rsidP="00224E8F">
            <w:pPr>
              <w:jc w:val="center"/>
              <w:rPr>
                <w:rFonts w:ascii="Cambria Math" w:hAnsi="Cambria Math" w:cs="Cambria Math"/>
              </w:rPr>
            </w:pPr>
            <w:r>
              <w:rPr>
                <w:rFonts w:ascii="Cambria Math" w:hAnsi="Cambria Math" w:cs="Cambria Math"/>
              </w:rPr>
              <w:t>𝛥y</w:t>
            </w:r>
            <w:r>
              <w:t xml:space="preserve"> = cos(</w:t>
            </w:r>
            <w:r>
              <w:rPr>
                <w:rFonts w:ascii="Cambria Math" w:hAnsi="Cambria Math" w:cs="Cambria Math"/>
              </w:rPr>
              <w:t>𝜙</w:t>
            </w:r>
            <w:r>
              <w:t xml:space="preserve">) ∙ </w:t>
            </w:r>
            <w:r>
              <w:rPr>
                <w:rFonts w:ascii="Cambria Math" w:hAnsi="Cambria Math" w:cs="Cambria Math"/>
              </w:rPr>
              <w:t>𝛥𝑠</w:t>
            </w:r>
          </w:p>
        </w:tc>
        <w:tc>
          <w:tcPr>
            <w:tcW w:w="4088" w:type="dxa"/>
            <w:vAlign w:val="center"/>
          </w:tcPr>
          <w:p w14:paraId="76C11F98" w14:textId="176AEBCE" w:rsidR="00224E8F" w:rsidRDefault="00224E8F" w:rsidP="00224E8F">
            <w:pPr>
              <w:pStyle w:val="Descripcin"/>
              <w:jc w:val="right"/>
            </w:pPr>
            <w:r>
              <w:t xml:space="preserve">   (8)</w:t>
            </w:r>
          </w:p>
        </w:tc>
      </w:tr>
    </w:tbl>
    <w:p w14:paraId="3F2CDB60" w14:textId="5481FAB4" w:rsidR="003D3F1F" w:rsidRDefault="003D3F1F" w:rsidP="009321E3">
      <w:pPr>
        <w:ind w:left="360"/>
      </w:pPr>
    </w:p>
    <w:p w14:paraId="197B9E0A" w14:textId="1AE02D47" w:rsidR="00096069" w:rsidRDefault="00096069" w:rsidP="009321E3">
      <w:pPr>
        <w:ind w:left="360"/>
      </w:pPr>
      <w:r>
        <w:t>Para poder resolver este apartado se han realizado distintos bloques. El primer de ellos serían los motores</w:t>
      </w:r>
      <w:r w:rsidR="0070163D">
        <w:t xml:space="preserve"> (ver </w:t>
      </w:r>
      <w:r w:rsidR="0070163D">
        <w:fldChar w:fldCharType="begin"/>
      </w:r>
      <w:r w:rsidR="0070163D">
        <w:instrText xml:space="preserve"> REF _Ref65141542 \h </w:instrText>
      </w:r>
      <w:r w:rsidR="0070163D">
        <w:fldChar w:fldCharType="separate"/>
      </w:r>
      <w:r w:rsidR="0070163D" w:rsidRPr="0070163D">
        <w:rPr>
          <w:rStyle w:val="Textoennegrita"/>
        </w:rPr>
        <w:t>Figura 1</w:t>
      </w:r>
      <w:r w:rsidR="0070163D">
        <w:fldChar w:fldCharType="end"/>
      </w:r>
      <w:r w:rsidR="0070163D">
        <w:t>)</w:t>
      </w:r>
      <w:r>
        <w:t xml:space="preserve"> y para ello se tratará de implementar las ecuaciones </w:t>
      </w:r>
      <w:r w:rsidR="0070163D">
        <w:fldChar w:fldCharType="begin"/>
      </w:r>
      <w:r w:rsidR="0070163D">
        <w:instrText xml:space="preserve"> REF _Ref65141615 \h </w:instrText>
      </w:r>
      <w:r w:rsidR="0070163D">
        <w:fldChar w:fldCharType="separate"/>
      </w:r>
      <w:r w:rsidR="0070163D">
        <w:t>(</w:t>
      </w:r>
      <w:r w:rsidR="0070163D">
        <w:rPr>
          <w:noProof/>
        </w:rPr>
        <w:t>3</w:t>
      </w:r>
      <w:r w:rsidR="0070163D">
        <w:t>)</w:t>
      </w:r>
      <w:r w:rsidR="0070163D">
        <w:fldChar w:fldCharType="end"/>
      </w:r>
      <w:r w:rsidR="0070163D">
        <w:t xml:space="preserve"> </w:t>
      </w:r>
      <w:r>
        <w:t xml:space="preserve">y </w:t>
      </w:r>
      <w:r w:rsidR="0070163D">
        <w:fldChar w:fldCharType="begin"/>
      </w:r>
      <w:r w:rsidR="0070163D">
        <w:instrText xml:space="preserve"> REF _Ref65141626 \h </w:instrText>
      </w:r>
      <w:r w:rsidR="0070163D">
        <w:fldChar w:fldCharType="separate"/>
      </w:r>
      <w:r w:rsidR="0070163D">
        <w:t>(</w:t>
      </w:r>
      <w:r w:rsidR="0070163D">
        <w:rPr>
          <w:noProof/>
        </w:rPr>
        <w:t>4</w:t>
      </w:r>
      <w:r w:rsidR="0070163D">
        <w:t>)</w:t>
      </w:r>
      <w:r w:rsidR="0070163D">
        <w:fldChar w:fldCharType="end"/>
      </w:r>
      <w:r>
        <w:t xml:space="preserve">, tal y como muestra la </w:t>
      </w:r>
      <w:r w:rsidR="00F51554">
        <w:fldChar w:fldCharType="begin"/>
      </w:r>
      <w:r w:rsidR="00F51554">
        <w:instrText xml:space="preserve"> REF _Ref65141994 \h </w:instrText>
      </w:r>
      <w:r w:rsidR="00F51554">
        <w:fldChar w:fldCharType="separate"/>
      </w:r>
      <w:r w:rsidR="00F51554" w:rsidRPr="00F51554">
        <w:rPr>
          <w:rStyle w:val="Textoennegrita"/>
        </w:rPr>
        <w:t>Figura 2</w:t>
      </w:r>
      <w:r w:rsidR="00F51554">
        <w:fldChar w:fldCharType="end"/>
      </w:r>
      <w:r w:rsidR="00F51554">
        <w:t>.</w:t>
      </w:r>
    </w:p>
    <w:p w14:paraId="3C885C5B" w14:textId="77777777" w:rsidR="0070163D" w:rsidRDefault="0070163D" w:rsidP="0070163D">
      <w:pPr>
        <w:keepNext/>
        <w:ind w:left="360"/>
        <w:jc w:val="center"/>
      </w:pPr>
      <w:r>
        <w:rPr>
          <w:noProof/>
        </w:rPr>
        <w:lastRenderedPageBreak/>
        <w:drawing>
          <wp:inline distT="0" distB="0" distL="0" distR="0" wp14:anchorId="2AAC990D" wp14:editId="53902541">
            <wp:extent cx="1705970" cy="1064828"/>
            <wp:effectExtent l="0" t="0" r="889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40272" cy="1086238"/>
                    </a:xfrm>
                    <a:prstGeom prst="rect">
                      <a:avLst/>
                    </a:prstGeom>
                    <a:noFill/>
                    <a:ln>
                      <a:noFill/>
                    </a:ln>
                  </pic:spPr>
                </pic:pic>
              </a:graphicData>
            </a:graphic>
          </wp:inline>
        </w:drawing>
      </w:r>
    </w:p>
    <w:p w14:paraId="604BE410" w14:textId="6D97A6B5" w:rsidR="003D3F1F" w:rsidRPr="00E9403E" w:rsidRDefault="0070163D" w:rsidP="00E9403E">
      <w:pPr>
        <w:pStyle w:val="Descripcin"/>
        <w:jc w:val="center"/>
      </w:pPr>
      <w:bookmarkStart w:id="9" w:name="_Ref65141542"/>
      <w:bookmarkStart w:id="10" w:name="_Ref65141531"/>
      <w:r w:rsidRPr="00E9403E">
        <w:t xml:space="preserve">Figura </w:t>
      </w:r>
      <w:fldSimple w:instr=" SEQ Figura \* ARABIC ">
        <w:r w:rsidR="00EE5D20">
          <w:rPr>
            <w:noProof/>
          </w:rPr>
          <w:t>1</w:t>
        </w:r>
      </w:fldSimple>
      <w:bookmarkEnd w:id="9"/>
      <w:r w:rsidRPr="00E9403E">
        <w:t>: Imagen del subsistema “motores”</w:t>
      </w:r>
      <w:bookmarkEnd w:id="10"/>
    </w:p>
    <w:p w14:paraId="0748CFF8" w14:textId="77777777" w:rsidR="00F51554" w:rsidRDefault="00473237" w:rsidP="00F51554">
      <w:pPr>
        <w:keepNext/>
        <w:ind w:left="360"/>
      </w:pPr>
      <w:r>
        <w:rPr>
          <w:noProof/>
        </w:rPr>
        <w:drawing>
          <wp:inline distT="0" distB="0" distL="0" distR="0" wp14:anchorId="4408A44C" wp14:editId="743AC651">
            <wp:extent cx="5400040" cy="2301240"/>
            <wp:effectExtent l="19050" t="19050" r="10160" b="2286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301240"/>
                    </a:xfrm>
                    <a:prstGeom prst="rect">
                      <a:avLst/>
                    </a:prstGeom>
                    <a:noFill/>
                    <a:ln>
                      <a:solidFill>
                        <a:schemeClr val="tx1"/>
                      </a:solidFill>
                    </a:ln>
                  </pic:spPr>
                </pic:pic>
              </a:graphicData>
            </a:graphic>
          </wp:inline>
        </w:drawing>
      </w:r>
    </w:p>
    <w:p w14:paraId="2190C92E" w14:textId="41EAE93D" w:rsidR="009321E3" w:rsidRPr="00E9403E" w:rsidRDefault="00F51554" w:rsidP="00E9403E">
      <w:pPr>
        <w:pStyle w:val="Descripcin"/>
        <w:jc w:val="center"/>
        <w:rPr>
          <w:b/>
          <w:bCs/>
        </w:rPr>
      </w:pPr>
      <w:bookmarkStart w:id="11" w:name="_Ref65141994"/>
      <w:r w:rsidRPr="00E9403E">
        <w:rPr>
          <w:b/>
          <w:bCs/>
        </w:rPr>
        <w:t xml:space="preserve">Figura </w:t>
      </w:r>
      <w:r w:rsidRPr="00E9403E">
        <w:rPr>
          <w:b/>
          <w:bCs/>
        </w:rPr>
        <w:fldChar w:fldCharType="begin"/>
      </w:r>
      <w:r w:rsidRPr="00E9403E">
        <w:rPr>
          <w:b/>
          <w:bCs/>
        </w:rPr>
        <w:instrText xml:space="preserve"> SEQ Figura \* ARABIC </w:instrText>
      </w:r>
      <w:r w:rsidRPr="00E9403E">
        <w:rPr>
          <w:b/>
          <w:bCs/>
        </w:rPr>
        <w:fldChar w:fldCharType="separate"/>
      </w:r>
      <w:r w:rsidR="00EE5D20">
        <w:rPr>
          <w:b/>
          <w:bCs/>
          <w:noProof/>
        </w:rPr>
        <w:t>2</w:t>
      </w:r>
      <w:r w:rsidRPr="00E9403E">
        <w:rPr>
          <w:b/>
          <w:bCs/>
        </w:rPr>
        <w:fldChar w:fldCharType="end"/>
      </w:r>
      <w:bookmarkEnd w:id="11"/>
      <w:r w:rsidRPr="00E9403E">
        <w:rPr>
          <w:b/>
          <w:bCs/>
        </w:rPr>
        <w:t>: Interior del subsistema “motores”</w:t>
      </w:r>
    </w:p>
    <w:p w14:paraId="1944DDE6" w14:textId="13EE58B7" w:rsidR="00F51554" w:rsidRDefault="00F51554" w:rsidP="00F51554">
      <w:r>
        <w:t xml:space="preserve">Tras una inspección superficial de las ecuaciones </w:t>
      </w:r>
      <w:r>
        <w:fldChar w:fldCharType="begin"/>
      </w:r>
      <w:r>
        <w:instrText xml:space="preserve"> REF _Ref65142087 \h </w:instrText>
      </w:r>
      <w:r>
        <w:fldChar w:fldCharType="separate"/>
      </w:r>
      <w:r>
        <w:t>(</w:t>
      </w:r>
      <w:r>
        <w:rPr>
          <w:noProof/>
        </w:rPr>
        <w:t>3</w:t>
      </w:r>
      <w:r>
        <w:t>)</w:t>
      </w:r>
      <w:r>
        <w:fldChar w:fldCharType="end"/>
      </w:r>
      <w:r>
        <w:t xml:space="preserve"> y </w:t>
      </w:r>
      <w:r>
        <w:fldChar w:fldCharType="begin"/>
      </w:r>
      <w:r>
        <w:instrText xml:space="preserve"> REF _Ref65142096 \h </w:instrText>
      </w:r>
      <w:r>
        <w:fldChar w:fldCharType="separate"/>
      </w:r>
      <w:r>
        <w:t>(</w:t>
      </w:r>
      <w:r>
        <w:rPr>
          <w:noProof/>
        </w:rPr>
        <w:t>4</w:t>
      </w:r>
      <w:r>
        <w:t>)</w:t>
      </w:r>
      <w:r>
        <w:fldChar w:fldCharType="end"/>
      </w:r>
      <w:r>
        <w:t xml:space="preserve"> se puede ver que son simétricas, donde simplemente varían las velocidades, izquierda para la primera y derecha para la segunda.</w:t>
      </w:r>
    </w:p>
    <w:p w14:paraId="39CE2D50" w14:textId="1E167ADE" w:rsidR="00F51554" w:rsidRDefault="00F51554" w:rsidP="00F51554">
      <w:r>
        <w:t>Para el caso de la rueda derecha se multiplica por una ganancia unitaria y se resta a la constante de tiempo discretizada. Se realiza el mismo procedimiento para ambos casos si bien al final del recorrido se le añade una saturación en 15 rad/s</w:t>
      </w:r>
      <w:r w:rsidR="002A22BB">
        <w:t>.</w:t>
      </w:r>
    </w:p>
    <w:p w14:paraId="5F7462ED" w14:textId="5C8C0721" w:rsidR="00D24151" w:rsidRDefault="00D24151" w:rsidP="00F51554">
      <w:r>
        <w:t xml:space="preserve">La señal llega al bloque del Modelo Cinemático Directo (MCD). Aquí nuestro sistema calculará las velocidades angulares y lineares del robot partiendo de </w:t>
      </w:r>
      <w:r w:rsidR="007C5023">
        <w:t xml:space="preserve">las velocidades angulares de cada rueda, haciendo uso de las ecuaciones </w:t>
      </w:r>
      <w:r w:rsidR="007C5023">
        <w:fldChar w:fldCharType="begin"/>
      </w:r>
      <w:r w:rsidR="007C5023">
        <w:instrText xml:space="preserve"> REF _Ref71703686 \h </w:instrText>
      </w:r>
      <w:r w:rsidR="007C5023">
        <w:fldChar w:fldCharType="separate"/>
      </w:r>
      <w:r w:rsidR="007C5023">
        <w:t>(</w:t>
      </w:r>
      <w:r w:rsidR="007C5023">
        <w:rPr>
          <w:noProof/>
        </w:rPr>
        <w:t>1</w:t>
      </w:r>
      <w:r w:rsidR="007C5023">
        <w:t>)</w:t>
      </w:r>
      <w:r w:rsidR="007C5023">
        <w:fldChar w:fldCharType="end"/>
      </w:r>
      <w:r w:rsidR="007C5023">
        <w:t xml:space="preserve"> y </w:t>
      </w:r>
      <w:r w:rsidR="007C5023">
        <w:fldChar w:fldCharType="begin"/>
      </w:r>
      <w:r w:rsidR="007C5023">
        <w:instrText xml:space="preserve"> REF _Ref71703688 \h </w:instrText>
      </w:r>
      <w:r w:rsidR="007C5023">
        <w:fldChar w:fldCharType="separate"/>
      </w:r>
      <w:r w:rsidR="007C5023">
        <w:t>(</w:t>
      </w:r>
      <w:r w:rsidR="007C5023">
        <w:rPr>
          <w:noProof/>
        </w:rPr>
        <w:t>2</w:t>
      </w:r>
      <w:r w:rsidR="007C5023">
        <w:t>)</w:t>
      </w:r>
      <w:r w:rsidR="007C5023">
        <w:fldChar w:fldCharType="end"/>
      </w:r>
      <w:r w:rsidR="00224E8F">
        <w:t xml:space="preserve">. Todo esto se introduce en la </w:t>
      </w:r>
      <w:r w:rsidR="00224E8F">
        <w:fldChar w:fldCharType="begin"/>
      </w:r>
      <w:r w:rsidR="00224E8F">
        <w:instrText xml:space="preserve"> REF _Ref71705487 \h </w:instrText>
      </w:r>
      <w:r w:rsidR="00224E8F">
        <w:fldChar w:fldCharType="separate"/>
      </w:r>
      <w:r w:rsidR="00224E8F">
        <w:t xml:space="preserve">Figura </w:t>
      </w:r>
      <w:r w:rsidR="00224E8F">
        <w:rPr>
          <w:noProof/>
        </w:rPr>
        <w:t>3</w:t>
      </w:r>
      <w:r w:rsidR="00224E8F">
        <w:fldChar w:fldCharType="end"/>
      </w:r>
      <w:r w:rsidR="00224E8F">
        <w:t>.</w:t>
      </w:r>
    </w:p>
    <w:p w14:paraId="039474EA" w14:textId="77777777" w:rsidR="00224E8F" w:rsidRDefault="00224E8F" w:rsidP="00224E8F">
      <w:pPr>
        <w:keepNext/>
        <w:jc w:val="center"/>
      </w:pPr>
      <w:r>
        <w:rPr>
          <w:noProof/>
        </w:rPr>
        <w:drawing>
          <wp:inline distT="0" distB="0" distL="0" distR="0" wp14:anchorId="57D5DF2D" wp14:editId="16A6B446">
            <wp:extent cx="5400040" cy="2327910"/>
            <wp:effectExtent l="19050" t="19050" r="10160" b="152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327910"/>
                    </a:xfrm>
                    <a:prstGeom prst="rect">
                      <a:avLst/>
                    </a:prstGeom>
                    <a:ln>
                      <a:solidFill>
                        <a:schemeClr val="tx1"/>
                      </a:solidFill>
                    </a:ln>
                  </pic:spPr>
                </pic:pic>
              </a:graphicData>
            </a:graphic>
          </wp:inline>
        </w:drawing>
      </w:r>
    </w:p>
    <w:p w14:paraId="5B94D0DA" w14:textId="6296B37C" w:rsidR="00224E8F" w:rsidRDefault="00224E8F" w:rsidP="00224E8F">
      <w:pPr>
        <w:pStyle w:val="Descripcin"/>
        <w:jc w:val="center"/>
      </w:pPr>
      <w:bookmarkStart w:id="12" w:name="_Ref71705487"/>
      <w:r>
        <w:t xml:space="preserve">Figura </w:t>
      </w:r>
      <w:fldSimple w:instr=" SEQ Figura \* ARABIC ">
        <w:r w:rsidR="00EE5D20">
          <w:rPr>
            <w:noProof/>
          </w:rPr>
          <w:t>3</w:t>
        </w:r>
      </w:fldSimple>
      <w:bookmarkEnd w:id="12"/>
      <w:r>
        <w:t>: Interior del bloque MCD.</w:t>
      </w:r>
    </w:p>
    <w:p w14:paraId="63D21D42" w14:textId="0EB96850" w:rsidR="00224E8F" w:rsidRDefault="00224E8F" w:rsidP="00224E8F">
      <w:r>
        <w:lastRenderedPageBreak/>
        <w:t xml:space="preserve">Para finalizar este apartado se introduce el bloque correspondiente a la </w:t>
      </w:r>
      <w:proofErr w:type="spellStart"/>
      <w:r>
        <w:t>odometría</w:t>
      </w:r>
      <w:proofErr w:type="spellEnd"/>
      <w:r>
        <w:t xml:space="preserve"> del sistema haciendo uso de las ecuaciones </w:t>
      </w:r>
      <w:r>
        <w:fldChar w:fldCharType="begin"/>
      </w:r>
      <w:r>
        <w:instrText xml:space="preserve"> REF _Ref71705644 \h </w:instrText>
      </w:r>
      <w:r>
        <w:fldChar w:fldCharType="separate"/>
      </w:r>
      <w:r>
        <w:t>(</w:t>
      </w:r>
      <w:r>
        <w:rPr>
          <w:noProof/>
        </w:rPr>
        <w:t>5</w:t>
      </w:r>
      <w:r>
        <w:t>)</w:t>
      </w:r>
      <w:r>
        <w:fldChar w:fldCharType="end"/>
      </w:r>
      <w:r>
        <w:t xml:space="preserve">, </w:t>
      </w:r>
      <w:r>
        <w:fldChar w:fldCharType="begin"/>
      </w:r>
      <w:r>
        <w:instrText xml:space="preserve"> REF _Ref71705646 \h </w:instrText>
      </w:r>
      <w:r>
        <w:fldChar w:fldCharType="separate"/>
      </w:r>
      <w:r>
        <w:t>(</w:t>
      </w:r>
      <w:r>
        <w:rPr>
          <w:noProof/>
        </w:rPr>
        <w:t>6</w:t>
      </w:r>
      <w:r>
        <w:t>)</w:t>
      </w:r>
      <w:r>
        <w:fldChar w:fldCharType="end"/>
      </w:r>
      <w:r>
        <w:t xml:space="preserve">, </w:t>
      </w:r>
      <w:r>
        <w:fldChar w:fldCharType="begin"/>
      </w:r>
      <w:r>
        <w:instrText xml:space="preserve"> REF _Ref71705648 \h </w:instrText>
      </w:r>
      <w:r>
        <w:fldChar w:fldCharType="separate"/>
      </w:r>
      <w:r>
        <w:t>(</w:t>
      </w:r>
      <w:r>
        <w:rPr>
          <w:noProof/>
        </w:rPr>
        <w:t>7</w:t>
      </w:r>
      <w:r>
        <w:t>)</w:t>
      </w:r>
      <w:r>
        <w:fldChar w:fldCharType="end"/>
      </w:r>
      <w:r>
        <w:t xml:space="preserve"> y (8), tal y como se observa en la </w:t>
      </w:r>
      <w:r>
        <w:fldChar w:fldCharType="begin"/>
      </w:r>
      <w:r>
        <w:instrText xml:space="preserve"> REF _Ref71705768 \h </w:instrText>
      </w:r>
      <w:r>
        <w:fldChar w:fldCharType="separate"/>
      </w:r>
      <w:r>
        <w:t xml:space="preserve">Figura </w:t>
      </w:r>
      <w:r>
        <w:rPr>
          <w:noProof/>
        </w:rPr>
        <w:t>4</w:t>
      </w:r>
      <w:r>
        <w:fldChar w:fldCharType="end"/>
      </w:r>
      <w:r>
        <w:t>.</w:t>
      </w:r>
    </w:p>
    <w:p w14:paraId="781554C5" w14:textId="77777777" w:rsidR="00224E8F" w:rsidRDefault="00224E8F" w:rsidP="00224E8F">
      <w:pPr>
        <w:keepNext/>
        <w:jc w:val="center"/>
      </w:pPr>
      <w:r>
        <w:rPr>
          <w:noProof/>
        </w:rPr>
        <w:drawing>
          <wp:inline distT="0" distB="0" distL="0" distR="0" wp14:anchorId="264EAAFA" wp14:editId="681F4C59">
            <wp:extent cx="5400040" cy="2062480"/>
            <wp:effectExtent l="19050" t="19050" r="10160" b="1397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062480"/>
                    </a:xfrm>
                    <a:prstGeom prst="rect">
                      <a:avLst/>
                    </a:prstGeom>
                    <a:ln>
                      <a:solidFill>
                        <a:schemeClr val="tx1"/>
                      </a:solidFill>
                    </a:ln>
                  </pic:spPr>
                </pic:pic>
              </a:graphicData>
            </a:graphic>
          </wp:inline>
        </w:drawing>
      </w:r>
    </w:p>
    <w:p w14:paraId="371109B7" w14:textId="19798B2D" w:rsidR="00224E8F" w:rsidRDefault="00224E8F" w:rsidP="00224E8F">
      <w:pPr>
        <w:pStyle w:val="Descripcin"/>
        <w:jc w:val="center"/>
      </w:pPr>
      <w:bookmarkStart w:id="13" w:name="_Ref71705768"/>
      <w:r>
        <w:t xml:space="preserve">Figura </w:t>
      </w:r>
      <w:fldSimple w:instr=" SEQ Figura \* ARABIC ">
        <w:r w:rsidR="00EE5D20">
          <w:rPr>
            <w:noProof/>
          </w:rPr>
          <w:t>4</w:t>
        </w:r>
      </w:fldSimple>
      <w:bookmarkEnd w:id="13"/>
      <w:r>
        <w:t xml:space="preserve">: Interior del bloque </w:t>
      </w:r>
      <w:proofErr w:type="spellStart"/>
      <w:r>
        <w:t>odometría</w:t>
      </w:r>
      <w:proofErr w:type="spellEnd"/>
      <w:r>
        <w:t>.</w:t>
      </w:r>
    </w:p>
    <w:p w14:paraId="2677591A" w14:textId="4BA1F052" w:rsidR="00224E8F" w:rsidRDefault="00224E8F" w:rsidP="00224E8F"/>
    <w:p w14:paraId="1E8D4445" w14:textId="1A2DFBAC" w:rsidR="00224E8F" w:rsidRDefault="00224E8F" w:rsidP="00224E8F">
      <w:r>
        <w:t>Se introduce una señal (ver que abarque cada uno de los casos señalados:</w:t>
      </w:r>
    </w:p>
    <w:p w14:paraId="6C8F2787" w14:textId="4257EF4D" w:rsidR="00224E8F" w:rsidRDefault="00224E8F" w:rsidP="00224E8F">
      <w:pPr>
        <w:pStyle w:val="Prrafodelista"/>
        <w:numPr>
          <w:ilvl w:val="0"/>
          <w:numId w:val="5"/>
        </w:numPr>
      </w:pPr>
      <w:r>
        <w:t>Una trayectoria recta.</w:t>
      </w:r>
    </w:p>
    <w:p w14:paraId="42842880" w14:textId="75947990" w:rsidR="00224E8F" w:rsidRDefault="00224E8F" w:rsidP="00224E8F">
      <w:pPr>
        <w:pStyle w:val="Prrafodelista"/>
        <w:numPr>
          <w:ilvl w:val="0"/>
          <w:numId w:val="5"/>
        </w:numPr>
      </w:pPr>
      <w:r>
        <w:t>Giro a la izquierda.</w:t>
      </w:r>
    </w:p>
    <w:p w14:paraId="5C0891FB" w14:textId="1F39CA51" w:rsidR="00224E8F" w:rsidRDefault="00224E8F" w:rsidP="00224E8F">
      <w:pPr>
        <w:pStyle w:val="Prrafodelista"/>
        <w:numPr>
          <w:ilvl w:val="0"/>
          <w:numId w:val="5"/>
        </w:numPr>
      </w:pPr>
      <w:r>
        <w:t>Giro a la derecha.</w:t>
      </w:r>
    </w:p>
    <w:p w14:paraId="07135860" w14:textId="711CA6DC" w:rsidR="00224E8F" w:rsidRDefault="00224E8F" w:rsidP="00224E8F">
      <w:pPr>
        <w:pStyle w:val="Prrafodelista"/>
        <w:numPr>
          <w:ilvl w:val="0"/>
          <w:numId w:val="5"/>
        </w:numPr>
      </w:pPr>
      <w:r>
        <w:t>Velocidad lineal nula.</w:t>
      </w:r>
    </w:p>
    <w:p w14:paraId="65950941" w14:textId="77777777" w:rsidR="00224E8F" w:rsidRDefault="00224E8F" w:rsidP="006254A2">
      <w:pPr>
        <w:keepNext/>
        <w:jc w:val="center"/>
      </w:pPr>
      <w:r>
        <w:rPr>
          <w:noProof/>
        </w:rPr>
        <w:drawing>
          <wp:inline distT="0" distB="0" distL="0" distR="0" wp14:anchorId="2D3240A9" wp14:editId="42EB6BDC">
            <wp:extent cx="5400040" cy="2093595"/>
            <wp:effectExtent l="19050" t="19050" r="10160" b="2095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093595"/>
                    </a:xfrm>
                    <a:prstGeom prst="rect">
                      <a:avLst/>
                    </a:prstGeom>
                    <a:ln>
                      <a:solidFill>
                        <a:schemeClr val="tx1"/>
                      </a:solidFill>
                    </a:ln>
                  </pic:spPr>
                </pic:pic>
              </a:graphicData>
            </a:graphic>
          </wp:inline>
        </w:drawing>
      </w:r>
    </w:p>
    <w:p w14:paraId="733A3AA8" w14:textId="1F1AAC2F" w:rsidR="00224E8F" w:rsidRDefault="00224E8F" w:rsidP="006254A2">
      <w:pPr>
        <w:pStyle w:val="Descripcin"/>
        <w:jc w:val="center"/>
      </w:pPr>
      <w:r>
        <w:t xml:space="preserve">Figura </w:t>
      </w:r>
      <w:fldSimple w:instr=" SEQ Figura \* ARABIC ">
        <w:r w:rsidR="00EE5D20">
          <w:rPr>
            <w:noProof/>
          </w:rPr>
          <w:t>5</w:t>
        </w:r>
      </w:fldSimple>
      <w:r>
        <w:t xml:space="preserve">: </w:t>
      </w:r>
      <w:r w:rsidR="006254A2">
        <w:t>Consigna de entrada</w:t>
      </w:r>
      <w:r>
        <w:t xml:space="preserve"> introducida.</w:t>
      </w:r>
    </w:p>
    <w:p w14:paraId="52CDDE8A" w14:textId="77777777" w:rsidR="006254A2" w:rsidRDefault="006254A2" w:rsidP="006254A2"/>
    <w:p w14:paraId="74D08456" w14:textId="4E273FF8" w:rsidR="006254A2" w:rsidRDefault="006254A2" w:rsidP="006254A2">
      <w:r>
        <w:t xml:space="preserve">Se confirma su buena ejecución en la </w:t>
      </w:r>
      <w:r>
        <w:fldChar w:fldCharType="begin"/>
      </w:r>
      <w:r>
        <w:instrText xml:space="preserve"> REF _Ref71706161 \h </w:instrText>
      </w:r>
      <w:r>
        <w:fldChar w:fldCharType="separate"/>
      </w:r>
      <w:r>
        <w:t xml:space="preserve">Figura </w:t>
      </w:r>
      <w:r>
        <w:rPr>
          <w:noProof/>
        </w:rPr>
        <w:t>6</w:t>
      </w:r>
      <w:r>
        <w:fldChar w:fldCharType="end"/>
      </w:r>
      <w:r>
        <w:t>.</w:t>
      </w:r>
    </w:p>
    <w:p w14:paraId="4D1D8F29" w14:textId="77777777" w:rsidR="006254A2" w:rsidRDefault="006254A2" w:rsidP="006254A2">
      <w:pPr>
        <w:keepNext/>
        <w:jc w:val="center"/>
      </w:pPr>
      <w:r>
        <w:rPr>
          <w:noProof/>
        </w:rPr>
        <w:lastRenderedPageBreak/>
        <w:drawing>
          <wp:inline distT="0" distB="0" distL="0" distR="0" wp14:anchorId="3672A566" wp14:editId="657AFA36">
            <wp:extent cx="4360578" cy="2540252"/>
            <wp:effectExtent l="19050" t="19050" r="20955" b="1270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1289" cy="2546492"/>
                    </a:xfrm>
                    <a:prstGeom prst="rect">
                      <a:avLst/>
                    </a:prstGeom>
                    <a:ln>
                      <a:solidFill>
                        <a:schemeClr val="tx1"/>
                      </a:solidFill>
                    </a:ln>
                  </pic:spPr>
                </pic:pic>
              </a:graphicData>
            </a:graphic>
          </wp:inline>
        </w:drawing>
      </w:r>
    </w:p>
    <w:p w14:paraId="57760A56" w14:textId="26D2886E" w:rsidR="006254A2" w:rsidRPr="006254A2" w:rsidRDefault="006254A2" w:rsidP="006254A2">
      <w:pPr>
        <w:pStyle w:val="Descripcin"/>
        <w:jc w:val="center"/>
      </w:pPr>
      <w:bookmarkStart w:id="14" w:name="_Ref71706161"/>
      <w:r>
        <w:t xml:space="preserve">Figura </w:t>
      </w:r>
      <w:fldSimple w:instr=" SEQ Figura \* ARABIC ">
        <w:r w:rsidR="00EE5D20">
          <w:rPr>
            <w:noProof/>
          </w:rPr>
          <w:t>6</w:t>
        </w:r>
      </w:fldSimple>
      <w:bookmarkEnd w:id="14"/>
      <w:r>
        <w:t>: Resultados obtenido con los distintos movimientos.</w:t>
      </w:r>
    </w:p>
    <w:p w14:paraId="4371340B" w14:textId="361CCF07" w:rsidR="00E9403E" w:rsidRDefault="00E9403E" w:rsidP="00E9403E">
      <w:pPr>
        <w:pStyle w:val="Ttulo2"/>
      </w:pPr>
      <w:bookmarkStart w:id="15" w:name="_Toc71648303"/>
      <w:r>
        <w:t>Apartado 1.2:</w:t>
      </w:r>
      <w:bookmarkEnd w:id="15"/>
    </w:p>
    <w:p w14:paraId="0A3F11D1" w14:textId="77777777" w:rsidR="00E9403E" w:rsidRPr="00E9403E" w:rsidRDefault="00E9403E" w:rsidP="00E9403E"/>
    <w:p w14:paraId="715EAA15" w14:textId="33A92AD3" w:rsidR="00E9403E" w:rsidRDefault="00E9403E" w:rsidP="00E9403E">
      <w:pPr>
        <w:rPr>
          <w:b/>
          <w:bCs/>
        </w:rPr>
      </w:pPr>
      <w:r w:rsidRPr="00E9403E">
        <w:rPr>
          <w:b/>
          <w:bCs/>
        </w:rPr>
        <w:t>Simular la navegación punto a punto del robot móvil a una velocidad de 1.2 m/s</w:t>
      </w:r>
    </w:p>
    <w:p w14:paraId="62BB6FA4" w14:textId="5E6EBF97" w:rsidR="006254A2" w:rsidRDefault="006254A2" w:rsidP="00E9403E">
      <w:r>
        <w:t>Se ha continuado con el código del primer apartado y se le han añadido los bloques que se detallan a continuación.</w:t>
      </w:r>
    </w:p>
    <w:p w14:paraId="59B8FEA9" w14:textId="6F668058" w:rsidR="006254A2" w:rsidRDefault="006254A2" w:rsidP="00E9403E">
      <w:r>
        <w:t xml:space="preserve">Se implementa el bloque del modelo cinemático inverso (MCI), tal y como se observa en la </w:t>
      </w:r>
      <w:r>
        <w:fldChar w:fldCharType="begin"/>
      </w:r>
      <w:r>
        <w:instrText xml:space="preserve"> REF _Ref71706595 \h </w:instrText>
      </w:r>
      <w:r>
        <w:fldChar w:fldCharType="separate"/>
      </w:r>
      <w:r>
        <w:t xml:space="preserve">Figura </w:t>
      </w:r>
      <w:r>
        <w:rPr>
          <w:noProof/>
        </w:rPr>
        <w:t>7</w:t>
      </w:r>
      <w:r>
        <w:fldChar w:fldCharType="end"/>
      </w:r>
      <w:r>
        <w:t>.</w:t>
      </w:r>
      <w:r w:rsidR="00095267">
        <w:t xml:space="preserve"> </w:t>
      </w:r>
    </w:p>
    <w:p w14:paraId="29367CA3" w14:textId="77777777" w:rsidR="006254A2" w:rsidRDefault="006254A2" w:rsidP="006254A2">
      <w:pPr>
        <w:keepNext/>
        <w:jc w:val="center"/>
      </w:pPr>
      <w:r>
        <w:rPr>
          <w:noProof/>
        </w:rPr>
        <w:drawing>
          <wp:inline distT="0" distB="0" distL="0" distR="0" wp14:anchorId="51E37EE3" wp14:editId="2B19E274">
            <wp:extent cx="5400040" cy="2459990"/>
            <wp:effectExtent l="19050" t="19050" r="10160" b="1651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459990"/>
                    </a:xfrm>
                    <a:prstGeom prst="rect">
                      <a:avLst/>
                    </a:prstGeom>
                    <a:ln>
                      <a:solidFill>
                        <a:schemeClr val="tx1"/>
                      </a:solidFill>
                    </a:ln>
                  </pic:spPr>
                </pic:pic>
              </a:graphicData>
            </a:graphic>
          </wp:inline>
        </w:drawing>
      </w:r>
    </w:p>
    <w:p w14:paraId="686AC46A" w14:textId="0A21B16B" w:rsidR="006254A2" w:rsidRDefault="006254A2" w:rsidP="006254A2">
      <w:pPr>
        <w:pStyle w:val="Descripcin"/>
        <w:jc w:val="center"/>
      </w:pPr>
      <w:bookmarkStart w:id="16" w:name="_Ref71706595"/>
      <w:r>
        <w:t xml:space="preserve">Figura </w:t>
      </w:r>
      <w:fldSimple w:instr=" SEQ Figura \* ARABIC ">
        <w:r w:rsidR="00EE5D20">
          <w:rPr>
            <w:noProof/>
          </w:rPr>
          <w:t>7</w:t>
        </w:r>
      </w:fldSimple>
      <w:bookmarkEnd w:id="16"/>
      <w:r>
        <w:t>: Bloque MCI.</w:t>
      </w:r>
    </w:p>
    <w:p w14:paraId="73051868" w14:textId="77777777" w:rsidR="00095267" w:rsidRDefault="00095267" w:rsidP="00095267"/>
    <w:p w14:paraId="2914E304" w14:textId="77777777" w:rsidR="00095267" w:rsidRDefault="00095267" w:rsidP="00095267"/>
    <w:p w14:paraId="76B4004E" w14:textId="77777777" w:rsidR="00095267" w:rsidRDefault="00095267" w:rsidP="00095267"/>
    <w:p w14:paraId="333D1F16" w14:textId="77777777" w:rsidR="00095267" w:rsidRDefault="00095267" w:rsidP="00095267"/>
    <w:p w14:paraId="50F58A39" w14:textId="77777777" w:rsidR="00095267" w:rsidRDefault="00095267" w:rsidP="00095267"/>
    <w:p w14:paraId="77BA7BDF" w14:textId="55EB57C0" w:rsidR="00095267" w:rsidRDefault="00095267" w:rsidP="00095267">
      <w:r>
        <w:lastRenderedPageBreak/>
        <w:t>Se ha realizado implementando las ecuaciones</w:t>
      </w:r>
      <w:r w:rsidR="00173C65">
        <w:t>:</w:t>
      </w:r>
    </w:p>
    <w:tbl>
      <w:tblPr>
        <w:tblStyle w:val="Tablaconcuadrcula"/>
        <w:tblW w:w="850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00"/>
        <w:gridCol w:w="702"/>
      </w:tblGrid>
      <w:tr w:rsidR="00095267" w14:paraId="4C36DC6F" w14:textId="77777777" w:rsidTr="00095267">
        <w:trPr>
          <w:trHeight w:val="618"/>
          <w:jc w:val="center"/>
        </w:trPr>
        <w:tc>
          <w:tcPr>
            <w:tcW w:w="7800" w:type="dxa"/>
            <w:vAlign w:val="center"/>
            <w:hideMark/>
          </w:tcPr>
          <w:p w14:paraId="47638FE8" w14:textId="77777777" w:rsidR="00095267" w:rsidRDefault="000007CC">
            <m:oMathPara>
              <m:oMath>
                <m:sSub>
                  <m:sSubPr>
                    <m:ctrlPr>
                      <w:rPr>
                        <w:rFonts w:ascii="Cambria Math" w:hAnsi="Cambria Math"/>
                        <w:sz w:val="24"/>
                      </w:rPr>
                    </m:ctrlPr>
                  </m:sSubPr>
                  <m:e>
                    <m:r>
                      <w:rPr>
                        <w:rFonts w:ascii="Cambria Math" w:hAnsi="Cambria Math"/>
                      </w:rPr>
                      <m:t>w</m:t>
                    </m:r>
                  </m:e>
                  <m:sub>
                    <m:r>
                      <w:rPr>
                        <w:rFonts w:ascii="Cambria Math" w:hAnsi="Cambria Math"/>
                      </w:rPr>
                      <m:t>t</m:t>
                    </m:r>
                  </m:sub>
                </m:sSub>
                <m:r>
                  <m:rPr>
                    <m:sty m:val="p"/>
                  </m:rPr>
                  <w:rPr>
                    <w:rFonts w:ascii="Cambria Math" w:hAnsi="Cambria Math"/>
                  </w:rPr>
                  <m:t>=</m:t>
                </m:r>
                <m:f>
                  <m:fPr>
                    <m:ctrlPr>
                      <w:rPr>
                        <w:rFonts w:ascii="Cambria Math" w:hAnsi="Cambria Math"/>
                        <w:sz w:val="24"/>
                      </w:rPr>
                    </m:ctrlPr>
                  </m:fPr>
                  <m:num>
                    <m:rad>
                      <m:radPr>
                        <m:degHide m:val="1"/>
                        <m:ctrlPr>
                          <w:rPr>
                            <w:rFonts w:ascii="Cambria Math" w:hAnsi="Cambria Math"/>
                            <w:sz w:val="24"/>
                          </w:rPr>
                        </m:ctrlPr>
                      </m:radPr>
                      <m:deg/>
                      <m:e>
                        <m:sSup>
                          <m:sSupPr>
                            <m:ctrlPr>
                              <w:rPr>
                                <w:rFonts w:ascii="Cambria Math" w:hAnsi="Cambria Math"/>
                                <w:sz w:val="24"/>
                              </w:rPr>
                            </m:ctrlPr>
                          </m:sSupPr>
                          <m:e>
                            <m:r>
                              <w:rPr>
                                <w:rFonts w:ascii="Cambria Math" w:hAnsi="Cambria Math"/>
                              </w:rPr>
                              <m:t>w</m:t>
                            </m:r>
                          </m:e>
                          <m:sup>
                            <m:r>
                              <m:rPr>
                                <m:sty m:val="p"/>
                              </m:rPr>
                              <w:rPr>
                                <w:rFonts w:ascii="Cambria Math" w:hAnsi="Cambria Math"/>
                              </w:rPr>
                              <m:t>2</m:t>
                            </m:r>
                          </m:sup>
                        </m:sSup>
                        <m:r>
                          <m:rPr>
                            <m:sty m:val="p"/>
                          </m:rPr>
                          <w:rPr>
                            <w:rFonts w:ascii="Cambria Math" w:hAnsi="Cambria Math"/>
                          </w:rPr>
                          <m:t>×</m:t>
                        </m:r>
                        <m:sSup>
                          <m:sSupPr>
                            <m:ctrlPr>
                              <w:rPr>
                                <w:rFonts w:ascii="Cambria Math" w:hAnsi="Cambria Math"/>
                                <w:sz w:val="24"/>
                              </w:rPr>
                            </m:ctrlPr>
                          </m:sSupPr>
                          <m:e>
                            <m:r>
                              <w:rPr>
                                <w:rFonts w:ascii="Cambria Math" w:hAnsi="Cambria Math"/>
                              </w:rPr>
                              <m:t>L</m:t>
                            </m:r>
                          </m:e>
                          <m:sup>
                            <m:r>
                              <m:rPr>
                                <m:sty m:val="p"/>
                              </m:rPr>
                              <w:rPr>
                                <w:rFonts w:ascii="Cambria Math" w:hAnsi="Cambria Math"/>
                              </w:rPr>
                              <m:t>2</m:t>
                            </m:r>
                          </m:sup>
                        </m:sSup>
                        <m:r>
                          <m:rPr>
                            <m:sty m:val="p"/>
                          </m:rPr>
                          <w:rPr>
                            <w:rFonts w:ascii="Cambria Math" w:hAnsi="Cambria Math"/>
                          </w:rPr>
                          <m:t>+</m:t>
                        </m:r>
                        <m:sSup>
                          <m:sSupPr>
                            <m:ctrlPr>
                              <w:rPr>
                                <w:rFonts w:ascii="Cambria Math" w:hAnsi="Cambria Math"/>
                                <w:sz w:val="24"/>
                              </w:rPr>
                            </m:ctrlPr>
                          </m:sSupPr>
                          <m:e>
                            <m:r>
                              <w:rPr>
                                <w:rFonts w:ascii="Cambria Math" w:hAnsi="Cambria Math"/>
                              </w:rPr>
                              <m:t>v</m:t>
                            </m:r>
                          </m:e>
                          <m:sup>
                            <m:r>
                              <m:rPr>
                                <m:sty m:val="p"/>
                              </m:rPr>
                              <w:rPr>
                                <w:rFonts w:ascii="Cambria Math" w:hAnsi="Cambria Math"/>
                              </w:rPr>
                              <m:t>2</m:t>
                            </m:r>
                          </m:sup>
                        </m:sSup>
                      </m:e>
                    </m:rad>
                  </m:num>
                  <m:den>
                    <m:r>
                      <w:rPr>
                        <w:rFonts w:ascii="Cambria Math" w:hAnsi="Cambria Math"/>
                      </w:rPr>
                      <m:t>R</m:t>
                    </m:r>
                  </m:den>
                </m:f>
              </m:oMath>
            </m:oMathPara>
          </w:p>
        </w:tc>
        <w:tc>
          <w:tcPr>
            <w:tcW w:w="702" w:type="dxa"/>
            <w:vAlign w:val="center"/>
            <w:hideMark/>
          </w:tcPr>
          <w:p w14:paraId="51949577" w14:textId="1DA62CCC" w:rsidR="00095267" w:rsidRPr="00095267" w:rsidRDefault="00095267" w:rsidP="00095267">
            <w:pPr>
              <w:pStyle w:val="Descripcin"/>
            </w:pPr>
            <w:bookmarkStart w:id="17" w:name="_Ref40371038"/>
            <w:r>
              <w:t xml:space="preserve">( </w:t>
            </w:r>
            <w:fldSimple w:instr=" SEQ ( \* ARABIC ">
              <w:r>
                <w:rPr>
                  <w:noProof/>
                </w:rPr>
                <w:t>9</w:t>
              </w:r>
            </w:fldSimple>
            <w:r>
              <w:t>)</w:t>
            </w:r>
            <w:bookmarkEnd w:id="17"/>
          </w:p>
        </w:tc>
      </w:tr>
      <w:tr w:rsidR="00095267" w14:paraId="63C4FB13" w14:textId="77777777" w:rsidTr="00095267">
        <w:trPr>
          <w:trHeight w:val="790"/>
          <w:jc w:val="center"/>
        </w:trPr>
        <w:tc>
          <w:tcPr>
            <w:tcW w:w="7800" w:type="dxa"/>
            <w:vAlign w:val="center"/>
          </w:tcPr>
          <w:tbl>
            <w:tblPr>
              <w:tblStyle w:val="Tablaconcuadrcula"/>
              <w:tblW w:w="75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3"/>
            </w:tblGrid>
            <w:tr w:rsidR="00095267" w14:paraId="58A82CDB" w14:textId="77777777" w:rsidTr="00095267">
              <w:trPr>
                <w:trHeight w:val="477"/>
              </w:trPr>
              <w:tc>
                <w:tcPr>
                  <w:tcW w:w="7563" w:type="dxa"/>
                  <w:hideMark/>
                </w:tcPr>
                <w:p w14:paraId="2F8CB843" w14:textId="77777777" w:rsidR="00095267" w:rsidRDefault="00095267" w:rsidP="00095267">
                  <m:oMathPara>
                    <m:oMath>
                      <m:r>
                        <m:rPr>
                          <m:sty m:val="p"/>
                        </m:rPr>
                        <w:rPr>
                          <w:rFonts w:ascii="Cambria Math" w:hAnsi="Cambria Math"/>
                        </w:rPr>
                        <m:t>α=</m:t>
                      </m:r>
                      <m:r>
                        <w:rPr>
                          <w:rFonts w:ascii="Cambria Math" w:hAnsi="Cambria Math"/>
                        </w:rPr>
                        <m:t>atan</m:t>
                      </m:r>
                      <m:r>
                        <m:rPr>
                          <m:sty m:val="p"/>
                        </m:rPr>
                        <w:rPr>
                          <w:rFonts w:ascii="Cambria Math" w:hAnsi="Cambria Math"/>
                        </w:rPr>
                        <m:t>(</m:t>
                      </m:r>
                      <m:f>
                        <m:fPr>
                          <m:ctrlPr>
                            <w:rPr>
                              <w:rFonts w:ascii="Cambria Math" w:hAnsi="Cambria Math"/>
                              <w:sz w:val="24"/>
                            </w:rPr>
                          </m:ctrlPr>
                        </m:fPr>
                        <m:num>
                          <m:r>
                            <w:rPr>
                              <w:rFonts w:ascii="Cambria Math" w:hAnsi="Cambria Math"/>
                            </w:rPr>
                            <m:t>L</m:t>
                          </m:r>
                          <m:r>
                            <m:rPr>
                              <m:sty m:val="p"/>
                            </m:rPr>
                            <w:rPr>
                              <w:rFonts w:ascii="Cambria Math" w:hAnsi="Cambria Math"/>
                            </w:rPr>
                            <m:t>×</m:t>
                          </m:r>
                          <m:r>
                            <w:rPr>
                              <w:rFonts w:ascii="Cambria Math" w:hAnsi="Cambria Math"/>
                            </w:rPr>
                            <m:t>w</m:t>
                          </m:r>
                        </m:num>
                        <m:den>
                          <m:r>
                            <w:rPr>
                              <w:rFonts w:ascii="Cambria Math" w:hAnsi="Cambria Math"/>
                            </w:rPr>
                            <m:t>v</m:t>
                          </m:r>
                        </m:den>
                      </m:f>
                      <m:r>
                        <m:rPr>
                          <m:sty m:val="p"/>
                        </m:rPr>
                        <w:rPr>
                          <w:rFonts w:ascii="Cambria Math" w:hAnsi="Cambria Math"/>
                        </w:rPr>
                        <m:t>)</m:t>
                      </m:r>
                    </m:oMath>
                  </m:oMathPara>
                </w:p>
              </w:tc>
            </w:tr>
          </w:tbl>
          <w:p w14:paraId="053C8502" w14:textId="77777777" w:rsidR="00095267" w:rsidRDefault="00095267">
            <w:pPr>
              <w:rPr>
                <w:rFonts w:ascii="Calibri" w:eastAsia="Calibri" w:hAnsi="Calibri" w:cs="Times New Roman"/>
                <w:sz w:val="24"/>
              </w:rPr>
            </w:pPr>
          </w:p>
        </w:tc>
        <w:tc>
          <w:tcPr>
            <w:tcW w:w="702" w:type="dxa"/>
            <w:vAlign w:val="center"/>
          </w:tcPr>
          <w:p w14:paraId="57B1466D" w14:textId="77777777" w:rsidR="00095267" w:rsidRDefault="00095267" w:rsidP="00095267">
            <w:pPr>
              <w:pStyle w:val="Descripcin"/>
            </w:pPr>
            <w:r>
              <w:t>(</w:t>
            </w:r>
            <w:fldSimple w:instr=" SEQ ( \* ARABIC ">
              <w:r>
                <w:rPr>
                  <w:noProof/>
                </w:rPr>
                <w:t>10</w:t>
              </w:r>
            </w:fldSimple>
            <w:r>
              <w:t>)</w:t>
            </w:r>
          </w:p>
          <w:p w14:paraId="7DC75997" w14:textId="77777777" w:rsidR="00095267" w:rsidRDefault="00095267" w:rsidP="00095267">
            <w:pPr>
              <w:pStyle w:val="Descripcin"/>
            </w:pPr>
          </w:p>
        </w:tc>
      </w:tr>
    </w:tbl>
    <w:p w14:paraId="0741827E" w14:textId="55D7DB49" w:rsidR="00095267" w:rsidRDefault="00095267" w:rsidP="00095267">
      <w:r>
        <w:t xml:space="preserve">Para poder simular la señal GPS se hace uso de la función de Matlab que se observa en la </w:t>
      </w:r>
      <w:r>
        <w:fldChar w:fldCharType="begin"/>
      </w:r>
      <w:r>
        <w:instrText xml:space="preserve"> REF _Ref71707323 \h </w:instrText>
      </w:r>
      <w:r>
        <w:fldChar w:fldCharType="separate"/>
      </w:r>
      <w:r>
        <w:t xml:space="preserve">Figura </w:t>
      </w:r>
      <w:r>
        <w:rPr>
          <w:noProof/>
        </w:rPr>
        <w:t>8</w:t>
      </w:r>
      <w:r>
        <w:fldChar w:fldCharType="end"/>
      </w:r>
      <w:r>
        <w:t xml:space="preserve">, donde tiene como entradas la pose de nuestro robot y una señal de tiempo. Si las entradas son nulas, inicializamos cada una de las salidas a cero. Si han pasado </w:t>
      </w:r>
      <w:proofErr w:type="spellStart"/>
      <w:r>
        <w:t>mas</w:t>
      </w:r>
      <w:proofErr w:type="spellEnd"/>
      <w:r>
        <w:t xml:space="preserve"> de 0.3 segundos, vamos a devolver la señal guardada proporcionada a la entrada. Estos datos se leerán únicamente cada 0.3s.</w:t>
      </w:r>
    </w:p>
    <w:p w14:paraId="54978C7D" w14:textId="77777777" w:rsidR="00095267" w:rsidRDefault="00095267" w:rsidP="00095267">
      <w:pPr>
        <w:keepNext/>
        <w:jc w:val="center"/>
      </w:pPr>
      <w:r>
        <w:rPr>
          <w:noProof/>
        </w:rPr>
        <w:drawing>
          <wp:inline distT="0" distB="0" distL="0" distR="0" wp14:anchorId="3B493416" wp14:editId="6B564AF7">
            <wp:extent cx="5400040" cy="3329305"/>
            <wp:effectExtent l="19050" t="19050" r="10160" b="2349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329305"/>
                    </a:xfrm>
                    <a:prstGeom prst="rect">
                      <a:avLst/>
                    </a:prstGeom>
                    <a:ln>
                      <a:solidFill>
                        <a:schemeClr val="tx1"/>
                      </a:solidFill>
                    </a:ln>
                  </pic:spPr>
                </pic:pic>
              </a:graphicData>
            </a:graphic>
          </wp:inline>
        </w:drawing>
      </w:r>
    </w:p>
    <w:p w14:paraId="27D442F3" w14:textId="7D1D7734" w:rsidR="00095267" w:rsidRDefault="00095267" w:rsidP="00095267">
      <w:pPr>
        <w:pStyle w:val="Descripcin"/>
        <w:jc w:val="center"/>
      </w:pPr>
      <w:bookmarkStart w:id="18" w:name="_Ref71707323"/>
      <w:r>
        <w:t xml:space="preserve">Figura </w:t>
      </w:r>
      <w:fldSimple w:instr=" SEQ Figura \* ARABIC ">
        <w:r w:rsidR="00EE5D20">
          <w:rPr>
            <w:noProof/>
          </w:rPr>
          <w:t>8</w:t>
        </w:r>
      </w:fldSimple>
      <w:bookmarkEnd w:id="18"/>
      <w:r>
        <w:t>: Función DGPS implementada</w:t>
      </w:r>
    </w:p>
    <w:p w14:paraId="42DBF231" w14:textId="7597EE59" w:rsidR="00173C65" w:rsidRDefault="00173C65" w:rsidP="00173C65">
      <w:r>
        <w:t>Una vez se consiguen leer los datos del GPS, se procede a realizar una función para seleccionar de que punto partimos y a cuál vamos. Dado que ambos integrantes del proyecto ya trabajamos juntos en la asignatura de Laboratorio de Robótica donde ya implementamos un selector de puntos, nos hemos basado en el código que ya aprendimos para poder desarrollarlo aquí coherentemente.</w:t>
      </w:r>
    </w:p>
    <w:p w14:paraId="609FB3BB" w14:textId="048586A7" w:rsidR="00173C65" w:rsidRDefault="00173C65" w:rsidP="00173C65">
      <w:r>
        <w:t xml:space="preserve">El selector de puntos se puede observar en la </w:t>
      </w:r>
      <w:r>
        <w:fldChar w:fldCharType="begin"/>
      </w:r>
      <w:r>
        <w:instrText xml:space="preserve"> REF _Ref71707581 \h </w:instrText>
      </w:r>
      <w:r>
        <w:fldChar w:fldCharType="separate"/>
      </w:r>
      <w:r>
        <w:t xml:space="preserve">Figura </w:t>
      </w:r>
      <w:r>
        <w:rPr>
          <w:noProof/>
        </w:rPr>
        <w:t>9</w:t>
      </w:r>
      <w:r>
        <w:fldChar w:fldCharType="end"/>
      </w:r>
      <w:r>
        <w:t xml:space="preserve">. Se ha implementado un </w:t>
      </w:r>
      <w:proofErr w:type="spellStart"/>
      <w:r>
        <w:t>LookAHead</w:t>
      </w:r>
      <w:proofErr w:type="spellEnd"/>
      <w:r>
        <w:t xml:space="preserve"> de 1 metro. Por lo tanto, si estamos a menos de un metro del punto al que queremos llegar pasaremos al siguiente, siguiendo así toda la ruta solicitada.</w:t>
      </w:r>
    </w:p>
    <w:p w14:paraId="53627DEB" w14:textId="77777777" w:rsidR="00173C65" w:rsidRDefault="00173C65" w:rsidP="00173C65"/>
    <w:p w14:paraId="4DF5E210" w14:textId="77777777" w:rsidR="00173C65" w:rsidRDefault="00173C65" w:rsidP="00173C65">
      <w:pPr>
        <w:keepNext/>
        <w:jc w:val="center"/>
      </w:pPr>
      <w:r>
        <w:rPr>
          <w:noProof/>
        </w:rPr>
        <w:lastRenderedPageBreak/>
        <w:drawing>
          <wp:inline distT="0" distB="0" distL="0" distR="0" wp14:anchorId="0527A6F8" wp14:editId="286414BE">
            <wp:extent cx="3129196" cy="3599459"/>
            <wp:effectExtent l="19050" t="19050" r="14605" b="2032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8174" cy="3609786"/>
                    </a:xfrm>
                    <a:prstGeom prst="rect">
                      <a:avLst/>
                    </a:prstGeom>
                    <a:ln>
                      <a:solidFill>
                        <a:schemeClr val="tx1"/>
                      </a:solidFill>
                    </a:ln>
                  </pic:spPr>
                </pic:pic>
              </a:graphicData>
            </a:graphic>
          </wp:inline>
        </w:drawing>
      </w:r>
    </w:p>
    <w:p w14:paraId="48C07549" w14:textId="2C34E8A0" w:rsidR="00173C65" w:rsidRDefault="00173C65" w:rsidP="00173C65">
      <w:pPr>
        <w:pStyle w:val="Descripcin"/>
        <w:jc w:val="center"/>
      </w:pPr>
      <w:bookmarkStart w:id="19" w:name="_Ref71707581"/>
      <w:r>
        <w:t xml:space="preserve">Figura </w:t>
      </w:r>
      <w:fldSimple w:instr=" SEQ Figura \* ARABIC ">
        <w:r w:rsidR="00EE5D20">
          <w:rPr>
            <w:noProof/>
          </w:rPr>
          <w:t>9</w:t>
        </w:r>
      </w:fldSimple>
      <w:bookmarkEnd w:id="19"/>
      <w:r>
        <w:t>: Selector de puntos.</w:t>
      </w:r>
    </w:p>
    <w:p w14:paraId="2BCE0920" w14:textId="037DEB9B" w:rsidR="00173C65" w:rsidRDefault="00173C65" w:rsidP="00173C65">
      <w:r>
        <w:t>Para poder cambiar a coordenadas locales se hace uso de las fórmulas (11) y (12) vistas en clase.</w:t>
      </w:r>
    </w:p>
    <w:tbl>
      <w:tblPr>
        <w:tblStyle w:val="Tablaconcuadrcula"/>
        <w:tblW w:w="850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00"/>
        <w:gridCol w:w="702"/>
      </w:tblGrid>
      <w:tr w:rsidR="00173C65" w14:paraId="177A5AD1" w14:textId="77777777" w:rsidTr="000007CC">
        <w:trPr>
          <w:trHeight w:val="618"/>
          <w:jc w:val="center"/>
        </w:trPr>
        <w:tc>
          <w:tcPr>
            <w:tcW w:w="7800" w:type="dxa"/>
            <w:vAlign w:val="center"/>
            <w:hideMark/>
          </w:tcPr>
          <w:p w14:paraId="333A8FE4" w14:textId="158CCEEF" w:rsidR="00173C65" w:rsidRPr="00173C65" w:rsidRDefault="00173C65" w:rsidP="00173C65">
            <m:oMath>
              <m:r>
                <m:rPr>
                  <m:sty m:val="p"/>
                </m:rPr>
                <w:rPr>
                  <w:rFonts w:ascii="Cambria Math" w:hAnsi="Cambria Math" w:cs="Cambria Math"/>
                </w:rPr>
                <m:t xml:space="preserve">  x</m:t>
              </m:r>
              <m:r>
                <m:rPr>
                  <m:sty m:val="p"/>
                </m:rPr>
                <w:rPr>
                  <w:rFonts w:ascii="Cambria Math" w:hAnsi="Cambria Math" w:cs="Calibri"/>
                </w:rPr>
                <m:t>̂</m:t>
              </m:r>
              <m:r>
                <m:rPr>
                  <m:sty m:val="p"/>
                </m:rPr>
                <w:rPr>
                  <w:rFonts w:ascii="Cambria Math" w:hAnsi="Cambria Math"/>
                </w:rPr>
                <m:t>=</m:t>
              </m:r>
            </m:oMath>
            <w:r>
              <w:t xml:space="preserve"> </w:t>
            </w:r>
            <w:r>
              <w:rPr>
                <w:rFonts w:ascii="Cambria Math" w:hAnsi="Cambria Math" w:cs="Cambria Math"/>
              </w:rPr>
              <w:t>𝑐𝑜𝑠</w:t>
            </w:r>
            <w:r>
              <w:t xml:space="preserve">(ϕ0) × (x − </w:t>
            </w:r>
            <w:r>
              <w:rPr>
                <w:rFonts w:ascii="Cambria Math" w:hAnsi="Cambria Math" w:cs="Cambria Math"/>
              </w:rPr>
              <w:t>𝑥</w:t>
            </w:r>
            <w:r>
              <w:t xml:space="preserve">0) + </w:t>
            </w:r>
            <w:r>
              <w:rPr>
                <w:rFonts w:ascii="Cambria Math" w:hAnsi="Cambria Math" w:cs="Cambria Math"/>
              </w:rPr>
              <w:t>𝑠𝑖𝑛</w:t>
            </w:r>
            <w:r>
              <w:t>(ϕ0) × (</w:t>
            </w:r>
            <w:r>
              <w:rPr>
                <w:rFonts w:ascii="Cambria Math" w:hAnsi="Cambria Math" w:cs="Cambria Math"/>
              </w:rPr>
              <w:t>𝑦</w:t>
            </w:r>
            <w:r>
              <w:t xml:space="preserve"> − </w:t>
            </w:r>
            <w:r>
              <w:rPr>
                <w:rFonts w:ascii="Cambria Math" w:hAnsi="Cambria Math" w:cs="Cambria Math"/>
              </w:rPr>
              <w:t>𝑦</w:t>
            </w:r>
            <w:r>
              <w:t>0)</w:t>
            </w:r>
          </w:p>
          <w:p w14:paraId="016C72E0" w14:textId="68AEDC9E" w:rsidR="00173C65" w:rsidRDefault="00173C65" w:rsidP="00173C65"/>
        </w:tc>
        <w:tc>
          <w:tcPr>
            <w:tcW w:w="702" w:type="dxa"/>
            <w:vAlign w:val="center"/>
            <w:hideMark/>
          </w:tcPr>
          <w:p w14:paraId="387FBCCA" w14:textId="0E50378D" w:rsidR="00173C65" w:rsidRPr="00095267" w:rsidRDefault="00173C65" w:rsidP="000007CC">
            <w:pPr>
              <w:pStyle w:val="Descripcin"/>
            </w:pPr>
            <w:proofErr w:type="gramStart"/>
            <w:r>
              <w:t>( 11</w:t>
            </w:r>
            <w:proofErr w:type="gramEnd"/>
            <w:r>
              <w:t>)</w:t>
            </w:r>
          </w:p>
        </w:tc>
      </w:tr>
      <w:tr w:rsidR="00173C65" w14:paraId="656D3F73" w14:textId="77777777" w:rsidTr="000007CC">
        <w:trPr>
          <w:trHeight w:val="790"/>
          <w:jc w:val="center"/>
        </w:trPr>
        <w:tc>
          <w:tcPr>
            <w:tcW w:w="7800" w:type="dxa"/>
            <w:vAlign w:val="center"/>
          </w:tcPr>
          <w:tbl>
            <w:tblPr>
              <w:tblStyle w:val="Tablaconcuadrcula"/>
              <w:tblW w:w="75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3"/>
            </w:tblGrid>
            <w:tr w:rsidR="00173C65" w14:paraId="6E1E07C8" w14:textId="77777777" w:rsidTr="000007CC">
              <w:trPr>
                <w:trHeight w:val="477"/>
              </w:trPr>
              <w:tc>
                <w:tcPr>
                  <w:tcW w:w="7563" w:type="dxa"/>
                  <w:hideMark/>
                </w:tcPr>
                <w:p w14:paraId="4BFAC32A" w14:textId="5B1995D0" w:rsidR="00173C65" w:rsidRDefault="00173C65" w:rsidP="000007CC">
                  <w:r>
                    <w:rPr>
                      <w:rFonts w:ascii="Cambria Math" w:hAnsi="Cambria Math" w:cs="Cambria Math"/>
                    </w:rPr>
                    <w:t>𝑦</w:t>
                  </w:r>
                  <w:r>
                    <w:rPr>
                      <w:rFonts w:ascii="Calibri" w:hAnsi="Calibri" w:cs="Calibri"/>
                    </w:rPr>
                    <w:t>̂</w:t>
                  </w:r>
                  <w:r>
                    <w:t xml:space="preserve"> = −</w:t>
                  </w:r>
                  <w:r>
                    <w:rPr>
                      <w:rFonts w:ascii="Cambria Math" w:hAnsi="Cambria Math" w:cs="Cambria Math"/>
                    </w:rPr>
                    <w:t>𝑠𝑖𝑛</w:t>
                  </w:r>
                  <w:r>
                    <w:t xml:space="preserve">(ϕ0) × (x − </w:t>
                  </w:r>
                  <w:r>
                    <w:rPr>
                      <w:rFonts w:ascii="Cambria Math" w:hAnsi="Cambria Math" w:cs="Cambria Math"/>
                    </w:rPr>
                    <w:t>𝑥</w:t>
                  </w:r>
                  <w:r>
                    <w:t xml:space="preserve">0) + </w:t>
                  </w:r>
                  <w:r>
                    <w:rPr>
                      <w:rFonts w:ascii="Cambria Math" w:hAnsi="Cambria Math" w:cs="Cambria Math"/>
                    </w:rPr>
                    <w:t>𝑐𝑜𝑠</w:t>
                  </w:r>
                  <w:r>
                    <w:t>(ϕ0) × (</w:t>
                  </w:r>
                  <w:r>
                    <w:rPr>
                      <w:rFonts w:ascii="Cambria Math" w:hAnsi="Cambria Math" w:cs="Cambria Math"/>
                    </w:rPr>
                    <w:t>𝑦</w:t>
                  </w:r>
                  <w:r>
                    <w:t xml:space="preserve"> − </w:t>
                  </w:r>
                  <w:r>
                    <w:rPr>
                      <w:rFonts w:ascii="Cambria Math" w:hAnsi="Cambria Math" w:cs="Cambria Math"/>
                    </w:rPr>
                    <w:t>𝑦</w:t>
                  </w:r>
                  <w:r>
                    <w:t>0</w:t>
                  </w:r>
                </w:p>
              </w:tc>
            </w:tr>
          </w:tbl>
          <w:p w14:paraId="111D8895" w14:textId="77777777" w:rsidR="00173C65" w:rsidRDefault="00173C65" w:rsidP="000007CC">
            <w:pPr>
              <w:rPr>
                <w:rFonts w:ascii="Calibri" w:eastAsia="Calibri" w:hAnsi="Calibri" w:cs="Times New Roman"/>
                <w:sz w:val="24"/>
              </w:rPr>
            </w:pPr>
          </w:p>
        </w:tc>
        <w:tc>
          <w:tcPr>
            <w:tcW w:w="702" w:type="dxa"/>
            <w:vAlign w:val="center"/>
          </w:tcPr>
          <w:p w14:paraId="350D7899" w14:textId="09FA51EE" w:rsidR="00173C65" w:rsidRDefault="00173C65" w:rsidP="000007CC">
            <w:pPr>
              <w:pStyle w:val="Descripcin"/>
            </w:pPr>
            <w:r>
              <w:t>(12)</w:t>
            </w:r>
          </w:p>
          <w:p w14:paraId="60D84F76" w14:textId="77777777" w:rsidR="00173C65" w:rsidRDefault="00173C65" w:rsidP="000007CC">
            <w:pPr>
              <w:pStyle w:val="Descripcin"/>
            </w:pPr>
          </w:p>
        </w:tc>
      </w:tr>
    </w:tbl>
    <w:p w14:paraId="7ACC0F1B" w14:textId="04390E34" w:rsidR="00173C65" w:rsidRDefault="0084294E" w:rsidP="00173C65">
      <w:r>
        <w:t xml:space="preserve">Se implementan dichas funciones en el bloque “locales” que se observa en la </w:t>
      </w:r>
      <w:r>
        <w:fldChar w:fldCharType="begin"/>
      </w:r>
      <w:r>
        <w:instrText xml:space="preserve"> REF _Ref71708029 \h </w:instrText>
      </w:r>
      <w:r>
        <w:fldChar w:fldCharType="separate"/>
      </w:r>
      <w:r>
        <w:t xml:space="preserve">Figura </w:t>
      </w:r>
      <w:r>
        <w:rPr>
          <w:noProof/>
        </w:rPr>
        <w:t>10</w:t>
      </w:r>
      <w:r>
        <w:fldChar w:fldCharType="end"/>
      </w:r>
      <w:r>
        <w:t>.</w:t>
      </w:r>
    </w:p>
    <w:p w14:paraId="0B0C8471" w14:textId="77777777" w:rsidR="0084294E" w:rsidRDefault="0084294E" w:rsidP="0084294E">
      <w:pPr>
        <w:keepNext/>
        <w:jc w:val="center"/>
      </w:pPr>
      <w:r>
        <w:rPr>
          <w:noProof/>
        </w:rPr>
        <w:drawing>
          <wp:inline distT="0" distB="0" distL="0" distR="0" wp14:anchorId="2F887B2C" wp14:editId="307608E8">
            <wp:extent cx="2496608" cy="1376335"/>
            <wp:effectExtent l="19050" t="19050" r="18415" b="1460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0742" cy="1384127"/>
                    </a:xfrm>
                    <a:prstGeom prst="rect">
                      <a:avLst/>
                    </a:prstGeom>
                    <a:ln>
                      <a:solidFill>
                        <a:schemeClr val="tx1"/>
                      </a:solidFill>
                    </a:ln>
                  </pic:spPr>
                </pic:pic>
              </a:graphicData>
            </a:graphic>
          </wp:inline>
        </w:drawing>
      </w:r>
    </w:p>
    <w:p w14:paraId="3DD8E81B" w14:textId="71DADAE3" w:rsidR="0084294E" w:rsidRDefault="0084294E" w:rsidP="0084294E">
      <w:pPr>
        <w:pStyle w:val="Descripcin"/>
        <w:jc w:val="center"/>
      </w:pPr>
      <w:bookmarkStart w:id="20" w:name="_Ref71708029"/>
      <w:r>
        <w:t xml:space="preserve">Figura </w:t>
      </w:r>
      <w:fldSimple w:instr=" SEQ Figura \* ARABIC ">
        <w:r w:rsidR="00EE5D20">
          <w:rPr>
            <w:noProof/>
          </w:rPr>
          <w:t>10</w:t>
        </w:r>
      </w:fldSimple>
      <w:bookmarkEnd w:id="20"/>
      <w:r>
        <w:t>: Función para conseguir las variables locales.</w:t>
      </w:r>
    </w:p>
    <w:p w14:paraId="5C57835B" w14:textId="64888358" w:rsidR="0084294E" w:rsidRDefault="0084294E" w:rsidP="0084294E">
      <w:r>
        <w:t xml:space="preserve">Para obtener la curvatura se utilizará la función atan2, calculando el ángulo correspondiente en cada momento. Tras unir todos los distintos bloques y funciones comentados se confirma la buena implementación en la </w:t>
      </w:r>
      <w:r>
        <w:fldChar w:fldCharType="begin"/>
      </w:r>
      <w:r>
        <w:instrText xml:space="preserve"> REF _Ref71708229 \h </w:instrText>
      </w:r>
      <w:r>
        <w:fldChar w:fldCharType="separate"/>
      </w:r>
      <w:r>
        <w:t xml:space="preserve">Figura </w:t>
      </w:r>
      <w:r>
        <w:rPr>
          <w:noProof/>
        </w:rPr>
        <w:t>11</w:t>
      </w:r>
      <w:r>
        <w:fldChar w:fldCharType="end"/>
      </w:r>
      <w:r>
        <w:t>.</w:t>
      </w:r>
    </w:p>
    <w:p w14:paraId="23D6DDD9" w14:textId="77777777" w:rsidR="0084294E" w:rsidRDefault="0084294E" w:rsidP="0084294E">
      <w:pPr>
        <w:keepNext/>
        <w:jc w:val="center"/>
      </w:pPr>
      <w:r>
        <w:rPr>
          <w:noProof/>
        </w:rPr>
        <w:lastRenderedPageBreak/>
        <w:drawing>
          <wp:inline distT="0" distB="0" distL="0" distR="0" wp14:anchorId="376860C6" wp14:editId="0101184F">
            <wp:extent cx="4318294" cy="2574524"/>
            <wp:effectExtent l="19050" t="19050" r="25400" b="1651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0854" cy="2587974"/>
                    </a:xfrm>
                    <a:prstGeom prst="rect">
                      <a:avLst/>
                    </a:prstGeom>
                    <a:ln>
                      <a:solidFill>
                        <a:schemeClr val="tx1"/>
                      </a:solidFill>
                    </a:ln>
                  </pic:spPr>
                </pic:pic>
              </a:graphicData>
            </a:graphic>
          </wp:inline>
        </w:drawing>
      </w:r>
    </w:p>
    <w:p w14:paraId="44EAE551" w14:textId="687BAB6B" w:rsidR="0084294E" w:rsidRPr="0084294E" w:rsidRDefault="0084294E" w:rsidP="0084294E">
      <w:pPr>
        <w:pStyle w:val="Descripcin"/>
        <w:jc w:val="center"/>
      </w:pPr>
      <w:bookmarkStart w:id="21" w:name="_Ref71708229"/>
      <w:r>
        <w:t xml:space="preserve">Figura </w:t>
      </w:r>
      <w:fldSimple w:instr=" SEQ Figura \* ARABIC ">
        <w:r w:rsidR="00EE5D20">
          <w:rPr>
            <w:noProof/>
          </w:rPr>
          <w:t>11</w:t>
        </w:r>
      </w:fldSimple>
      <w:bookmarkEnd w:id="21"/>
      <w:r>
        <w:t>: Resultado de la práctica 1b.</w:t>
      </w:r>
    </w:p>
    <w:p w14:paraId="68E65A3E" w14:textId="309B4356" w:rsidR="00E9403E" w:rsidRDefault="00E9403E" w:rsidP="00E9403E">
      <w:pPr>
        <w:pStyle w:val="Ttulo2"/>
      </w:pPr>
      <w:bookmarkStart w:id="22" w:name="_Toc71648304"/>
      <w:r>
        <w:t>Apartado 1.3:</w:t>
      </w:r>
      <w:bookmarkEnd w:id="22"/>
    </w:p>
    <w:p w14:paraId="4F730DDD" w14:textId="77777777" w:rsidR="00E9403E" w:rsidRPr="00E9403E" w:rsidRDefault="00E9403E" w:rsidP="00E9403E"/>
    <w:p w14:paraId="46025531" w14:textId="77777777" w:rsidR="0084294E" w:rsidRDefault="00E9403E">
      <w:pPr>
        <w:rPr>
          <w:b/>
          <w:bCs/>
        </w:rPr>
      </w:pPr>
      <w:r w:rsidRPr="00E9403E">
        <w:rPr>
          <w:b/>
          <w:bCs/>
        </w:rPr>
        <w:t xml:space="preserve">Empleando el método de Persecución Pura se pretende que el robot móvil recorra un pasillo largo a una velocidad de 0.3 m/s. </w:t>
      </w:r>
    </w:p>
    <w:p w14:paraId="427815D0" w14:textId="77777777" w:rsidR="00C359DF" w:rsidRDefault="0084294E">
      <w:r>
        <w:t>El objetivo inicial para poder resolver este ejercicio, es poder saber dónde se encuentra nuestro robot respecto del centro, punto medio entre ambas paredes que lo rodean. Para lograrlo, en primer lugar</w:t>
      </w:r>
      <w:r w:rsidR="00C359DF">
        <w:t>, se va a calcular el ángulo que debe tomar el robot para orientarse, tomando como medida el rango [0, 180º].</w:t>
      </w:r>
    </w:p>
    <w:p w14:paraId="44F8476D" w14:textId="05C5E7F3" w:rsidR="00C359DF" w:rsidRDefault="00C359DF">
      <w:r>
        <w:t>Haciendo uso trigonométrico podemos llegar a la siguiente ecuación (</w:t>
      </w:r>
      <w:r w:rsidR="00E3409E">
        <w:t>11</w:t>
      </w:r>
      <w:r>
        <w:t>)</w:t>
      </w:r>
      <w:r w:rsidR="00E3409E">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1"/>
        <w:gridCol w:w="573"/>
      </w:tblGrid>
      <w:tr w:rsidR="00E3409E" w14:paraId="2DAAE2B3" w14:textId="77777777" w:rsidTr="00E3409E">
        <w:tc>
          <w:tcPr>
            <w:tcW w:w="8075" w:type="dxa"/>
          </w:tcPr>
          <w:p w14:paraId="1BF7209F" w14:textId="0FC7C55F" w:rsidR="00E3409E" w:rsidRDefault="00E3409E">
            <m:oMathPara>
              <m:oMath>
                <m:r>
                  <m:rPr>
                    <m:sty m:val="p"/>
                  </m:rPr>
                  <w:rPr>
                    <w:rFonts w:ascii="Cambria Math" w:hAnsi="Cambria Math"/>
                  </w:rPr>
                  <m:t>cos</m:t>
                </m:r>
                <m:d>
                  <m:dPr>
                    <m:ctrlPr>
                      <w:rPr>
                        <w:rFonts w:ascii="Cambria Math" w:hAnsi="Cambria Math"/>
                      </w:rPr>
                    </m:ctrlPr>
                  </m:dPr>
                  <m:e>
                    <m:r>
                      <m:rPr>
                        <m:sty m:val="p"/>
                      </m:rPr>
                      <w:rPr>
                        <w:rFonts w:ascii="Cambria Math" w:hAnsi="Cambria Math" w:cs="Cambria Math"/>
                      </w:rPr>
                      <m:t>ϕ</m:t>
                    </m:r>
                  </m:e>
                </m:d>
                <m:r>
                  <m:rPr>
                    <m:sty m:val="p"/>
                  </m:rPr>
                  <w:rPr>
                    <w:rFonts w:ascii="Cambria Math"/>
                  </w:rPr>
                  <m:t>=</m:t>
                </m:r>
                <m:f>
                  <m:fPr>
                    <m:ctrlPr>
                      <w:rPr>
                        <w:rFonts w:ascii="Cambria Math" w:hAnsi="Cambria Math"/>
                      </w:rPr>
                    </m:ctrlPr>
                  </m:fPr>
                  <m:num>
                    <m:r>
                      <w:rPr>
                        <w:rFonts w:ascii="Cambria Math"/>
                      </w:rPr>
                      <m:t>Anc</m:t>
                    </m:r>
                    <m:r>
                      <w:rPr>
                        <w:rFonts w:ascii="Cambria Math"/>
                      </w:rPr>
                      <m:t>h</m:t>
                    </m:r>
                    <m:r>
                      <w:rPr>
                        <w:rFonts w:ascii="Cambria Math"/>
                      </w:rPr>
                      <m:t>o</m:t>
                    </m:r>
                  </m:num>
                  <m:den>
                    <m:r>
                      <w:rPr>
                        <w:rFonts w:ascii="Cambria Math"/>
                      </w:rPr>
                      <m:t>Medida 0</m:t>
                    </m:r>
                    <m:r>
                      <w:rPr>
                        <w:rFonts w:ascii="Cambria Math"/>
                      </w:rPr>
                      <m:t>º</m:t>
                    </m:r>
                    <m:r>
                      <w:rPr>
                        <w:rFonts w:ascii="Cambria Math"/>
                      </w:rPr>
                      <m:t>+Medida 180</m:t>
                    </m:r>
                    <m:r>
                      <w:rPr>
                        <w:rFonts w:ascii="Cambria Math"/>
                      </w:rPr>
                      <m:t>º</m:t>
                    </m:r>
                  </m:den>
                </m:f>
              </m:oMath>
            </m:oMathPara>
          </w:p>
        </w:tc>
        <w:tc>
          <w:tcPr>
            <w:tcW w:w="419" w:type="dxa"/>
          </w:tcPr>
          <w:p w14:paraId="72AB38B1" w14:textId="62D35B9C" w:rsidR="00E3409E" w:rsidRDefault="00E3409E">
            <w:r>
              <w:t>(11)</w:t>
            </w:r>
          </w:p>
        </w:tc>
      </w:tr>
    </w:tbl>
    <w:p w14:paraId="7C47AB41" w14:textId="145FFD97" w:rsidR="00C359DF" w:rsidRDefault="00C359DF"/>
    <w:p w14:paraId="4190590E" w14:textId="69770DC3" w:rsidR="00E3409E" w:rsidRDefault="00E3409E">
      <w:r>
        <w:t>Haciendo uso de las explicaciones de clase, utilizaremos las coordenadas locales para poder calcular los incrementos en X e Y.</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1"/>
        <w:gridCol w:w="573"/>
      </w:tblGrid>
      <w:tr w:rsidR="00E3409E" w14:paraId="5EF2543F" w14:textId="77777777" w:rsidTr="00E3409E">
        <w:tc>
          <w:tcPr>
            <w:tcW w:w="7931" w:type="dxa"/>
          </w:tcPr>
          <w:p w14:paraId="21A01C2F" w14:textId="7B3C794D" w:rsidR="00E3409E" w:rsidRDefault="00E3409E" w:rsidP="000007CC">
            <m:oMathPara>
              <m:oMath>
                <m:r>
                  <m:rPr>
                    <m:sty m:val="p"/>
                  </m:rPr>
                  <w:rPr>
                    <w:rFonts w:ascii="Cambria Math" w:hAnsi="Cambria Math"/>
                  </w:rPr>
                  <m:t>δ</m:t>
                </m:r>
                <m:r>
                  <m:rPr>
                    <m:sty m:val="p"/>
                  </m:rPr>
                  <w:rPr>
                    <w:rFonts w:ascii="Cambria Math" w:hAnsi="Cambria Math" w:cs="Cambria Math"/>
                  </w:rPr>
                  <m:t>x</m:t>
                </m:r>
                <m:r>
                  <m:rPr>
                    <m:sty m:val="p"/>
                  </m:rPr>
                  <w:rPr>
                    <w:rFonts w:ascii="Cambria Math" w:hAnsi="Cambria Math"/>
                  </w:rPr>
                  <m:t xml:space="preserve"> = -</m:t>
                </m:r>
                <m:r>
                  <m:rPr>
                    <m:sty m:val="p"/>
                  </m:rPr>
                  <w:rPr>
                    <w:rFonts w:ascii="Cambria Math" w:hAnsi="Cambria Math" w:cs="Cambria Math"/>
                  </w:rPr>
                  <m:t>dv</m:t>
                </m:r>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m:t>
                </m:r>
                <m:r>
                  <m:rPr>
                    <m:sty m:val="p"/>
                  </m:rPr>
                  <w:rPr>
                    <w:rFonts w:ascii="Cambria Math" w:hAnsi="Cambria Math" w:cs="Cambria Math"/>
                  </w:rPr>
                  <m:t>cos</m:t>
                </m:r>
                <m:r>
                  <m:rPr>
                    <m:sty m:val="p"/>
                  </m:rPr>
                  <w:rPr>
                    <w:rFonts w:ascii="Cambria Math" w:hAnsi="Cambria Math"/>
                  </w:rPr>
                  <m:t xml:space="preserve">(Δθ) + </m:t>
                </m:r>
                <m:r>
                  <m:rPr>
                    <m:sty m:val="p"/>
                  </m:rPr>
                  <w:rPr>
                    <w:rFonts w:ascii="Cambria Math" w:hAnsi="Cambria Math" w:cs="Cambria Math"/>
                  </w:rPr>
                  <m:t>d</m:t>
                </m:r>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m:t>
                </m:r>
                <m:r>
                  <m:rPr>
                    <m:sty m:val="p"/>
                  </m:rPr>
                  <w:rPr>
                    <w:rFonts w:ascii="Cambria Math" w:hAnsi="Cambria Math" w:cs="Cambria Math"/>
                  </w:rPr>
                  <m:t>sen</m:t>
                </m:r>
                <m:r>
                  <m:rPr>
                    <m:sty m:val="p"/>
                  </m:rPr>
                  <w:rPr>
                    <w:rFonts w:ascii="Cambria Math" w:hAnsi="Cambria Math"/>
                  </w:rPr>
                  <m:t>(Δθ)cos</m:t>
                </m:r>
                <m:d>
                  <m:dPr>
                    <m:ctrlPr>
                      <w:rPr>
                        <w:rFonts w:ascii="Cambria Math" w:hAnsi="Cambria Math"/>
                      </w:rPr>
                    </m:ctrlPr>
                  </m:dPr>
                  <m:e>
                    <m:r>
                      <m:rPr>
                        <m:sty m:val="p"/>
                      </m:rPr>
                      <w:rPr>
                        <w:rFonts w:ascii="Cambria Math" w:hAnsi="Cambria Math" w:cs="Cambria Math"/>
                      </w:rPr>
                      <m:t>ϕ</m:t>
                    </m:r>
                  </m:e>
                </m:d>
              </m:oMath>
            </m:oMathPara>
          </w:p>
        </w:tc>
        <w:tc>
          <w:tcPr>
            <w:tcW w:w="573" w:type="dxa"/>
          </w:tcPr>
          <w:p w14:paraId="1665EAED" w14:textId="75E50B07" w:rsidR="00E3409E" w:rsidRDefault="00E3409E" w:rsidP="000007CC">
            <w:r>
              <w:t>(12)</w:t>
            </w:r>
          </w:p>
        </w:tc>
      </w:tr>
      <w:tr w:rsidR="00E3409E" w14:paraId="5C2BBBA8" w14:textId="77777777" w:rsidTr="00E3409E">
        <w:tc>
          <w:tcPr>
            <w:tcW w:w="7931" w:type="dxa"/>
          </w:tcPr>
          <w:p w14:paraId="1196E00A" w14:textId="4C848508" w:rsidR="00E3409E" w:rsidRDefault="00E3409E" w:rsidP="000007CC">
            <m:oMathPara>
              <m:oMath>
                <m:r>
                  <m:rPr>
                    <m:sty m:val="p"/>
                  </m:rPr>
                  <w:rPr>
                    <w:rFonts w:ascii="Cambria Math" w:hAnsi="Cambria Math"/>
                  </w:rPr>
                  <m:t>δy = -</m:t>
                </m:r>
                <m:r>
                  <m:rPr>
                    <m:sty m:val="p"/>
                  </m:rPr>
                  <w:rPr>
                    <w:rFonts w:ascii="Cambria Math" w:hAnsi="Cambria Math" w:cs="Cambria Math"/>
                  </w:rPr>
                  <m:t>dv</m:t>
                </m:r>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sen(Δθ) + </m:t>
                </m:r>
                <m:r>
                  <m:rPr>
                    <m:sty m:val="p"/>
                  </m:rPr>
                  <w:rPr>
                    <w:rFonts w:ascii="Cambria Math" w:hAnsi="Cambria Math" w:cs="Cambria Math"/>
                  </w:rPr>
                  <m:t>d</m:t>
                </m:r>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m:t>
                </m:r>
                <m:r>
                  <m:rPr>
                    <m:sty m:val="p"/>
                  </m:rPr>
                  <w:rPr>
                    <w:rFonts w:ascii="Cambria Math" w:hAnsi="Cambria Math" w:cs="Cambria Math"/>
                  </w:rPr>
                  <m:t>cos</m:t>
                </m:r>
                <m:r>
                  <m:rPr>
                    <m:sty m:val="p"/>
                  </m:rPr>
                  <w:rPr>
                    <w:rFonts w:ascii="Cambria Math" w:hAnsi="Cambria Math"/>
                  </w:rPr>
                  <m:t>(Δθ)</m:t>
                </m:r>
              </m:oMath>
            </m:oMathPara>
          </w:p>
        </w:tc>
        <w:tc>
          <w:tcPr>
            <w:tcW w:w="573" w:type="dxa"/>
          </w:tcPr>
          <w:p w14:paraId="641D895E" w14:textId="62F23C4A" w:rsidR="00E3409E" w:rsidRDefault="00E3409E" w:rsidP="000007CC">
            <w:r>
              <w:t>(13)</w:t>
            </w:r>
          </w:p>
        </w:tc>
      </w:tr>
    </w:tbl>
    <w:p w14:paraId="1757E2AF" w14:textId="77777777" w:rsidR="00E3409E" w:rsidRDefault="00E3409E"/>
    <w:p w14:paraId="631ADA2C" w14:textId="315A3004" w:rsidR="009E2250" w:rsidRDefault="00E3409E">
      <w:r>
        <w:t xml:space="preserve">Queda ya pues repetir el proceso hasta llegar al punto deseado, representado en la </w:t>
      </w:r>
      <w:r w:rsidR="00312D13">
        <w:fldChar w:fldCharType="begin"/>
      </w:r>
      <w:r w:rsidR="00312D13">
        <w:instrText xml:space="preserve"> REF _Ref71709418 \h </w:instrText>
      </w:r>
      <w:r w:rsidR="00312D13">
        <w:fldChar w:fldCharType="separate"/>
      </w:r>
      <w:r w:rsidR="00312D13">
        <w:t xml:space="preserve">Figura </w:t>
      </w:r>
      <w:r w:rsidR="00312D13">
        <w:rPr>
          <w:noProof/>
        </w:rPr>
        <w:t>12</w:t>
      </w:r>
      <w:r w:rsidR="00312D13">
        <w:fldChar w:fldCharType="end"/>
      </w:r>
    </w:p>
    <w:p w14:paraId="68C77481" w14:textId="77777777" w:rsidR="00312D13" w:rsidRDefault="00E3409E" w:rsidP="00312D13">
      <w:pPr>
        <w:keepNext/>
        <w:jc w:val="center"/>
      </w:pPr>
      <w:r>
        <w:rPr>
          <w:noProof/>
        </w:rPr>
        <w:lastRenderedPageBreak/>
        <w:drawing>
          <wp:inline distT="0" distB="0" distL="0" distR="0" wp14:anchorId="2BDFA0C4" wp14:editId="01A95A66">
            <wp:extent cx="2993822" cy="5703108"/>
            <wp:effectExtent l="19050" t="19050" r="16510" b="1206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7496" cy="5729156"/>
                    </a:xfrm>
                    <a:prstGeom prst="rect">
                      <a:avLst/>
                    </a:prstGeom>
                    <a:ln>
                      <a:solidFill>
                        <a:schemeClr val="tx1"/>
                      </a:solidFill>
                    </a:ln>
                  </pic:spPr>
                </pic:pic>
              </a:graphicData>
            </a:graphic>
          </wp:inline>
        </w:drawing>
      </w:r>
    </w:p>
    <w:p w14:paraId="7F09BDD6" w14:textId="1B28A89E" w:rsidR="00E3409E" w:rsidRDefault="00312D13" w:rsidP="00312D13">
      <w:pPr>
        <w:pStyle w:val="Descripcin"/>
        <w:jc w:val="center"/>
      </w:pPr>
      <w:bookmarkStart w:id="23" w:name="_Ref71709418"/>
      <w:r>
        <w:t xml:space="preserve">Figura </w:t>
      </w:r>
      <w:fldSimple w:instr=" SEQ Figura \* ARABIC ">
        <w:r w:rsidR="00EE5D20">
          <w:rPr>
            <w:noProof/>
          </w:rPr>
          <w:t>12</w:t>
        </w:r>
      </w:fldSimple>
      <w:bookmarkEnd w:id="23"/>
      <w:r>
        <w:t>: Código implementado.</w:t>
      </w:r>
    </w:p>
    <w:p w14:paraId="3474B0E9" w14:textId="77777777" w:rsidR="00312D13" w:rsidRDefault="00312D13" w:rsidP="00312D13"/>
    <w:p w14:paraId="1878C22B" w14:textId="7A8AA8A5" w:rsidR="00312D13" w:rsidRDefault="00312D13" w:rsidP="00312D13">
      <w:r>
        <w:t xml:space="preserve">El resultado obtenido se detalla en la </w:t>
      </w:r>
      <w:r>
        <w:fldChar w:fldCharType="begin"/>
      </w:r>
      <w:r>
        <w:instrText xml:space="preserve"> REF _Ref71709605 \h </w:instrText>
      </w:r>
      <w:r>
        <w:fldChar w:fldCharType="separate"/>
      </w:r>
      <w:r>
        <w:t xml:space="preserve">Figura </w:t>
      </w:r>
      <w:r>
        <w:rPr>
          <w:noProof/>
        </w:rPr>
        <w:t>13</w:t>
      </w:r>
      <w:r>
        <w:fldChar w:fldCharType="end"/>
      </w:r>
      <w:r>
        <w:t>, donde las condiciones iniciales son el punto 3 del eje x, el punto 1 del eje y un ángulo inicial de inclinación de 90º.</w:t>
      </w:r>
    </w:p>
    <w:p w14:paraId="7CA7B127" w14:textId="77777777" w:rsidR="00312D13" w:rsidRDefault="00312D13" w:rsidP="00312D13">
      <w:pPr>
        <w:keepNext/>
        <w:jc w:val="center"/>
      </w:pPr>
      <w:r>
        <w:rPr>
          <w:noProof/>
        </w:rPr>
        <w:lastRenderedPageBreak/>
        <w:drawing>
          <wp:inline distT="0" distB="0" distL="0" distR="0" wp14:anchorId="6A0AE124" wp14:editId="71799855">
            <wp:extent cx="3203043" cy="2524317"/>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8637" cy="2528725"/>
                    </a:xfrm>
                    <a:prstGeom prst="rect">
                      <a:avLst/>
                    </a:prstGeom>
                  </pic:spPr>
                </pic:pic>
              </a:graphicData>
            </a:graphic>
          </wp:inline>
        </w:drawing>
      </w:r>
    </w:p>
    <w:p w14:paraId="31E0AB2C" w14:textId="4C0BB828" w:rsidR="00312D13" w:rsidRPr="00312D13" w:rsidRDefault="00312D13" w:rsidP="00312D13">
      <w:pPr>
        <w:pStyle w:val="Descripcin"/>
        <w:jc w:val="center"/>
      </w:pPr>
      <w:bookmarkStart w:id="24" w:name="_Ref71709605"/>
      <w:r>
        <w:t xml:space="preserve">Figura </w:t>
      </w:r>
      <w:fldSimple w:instr=" SEQ Figura \* ARABIC ">
        <w:r w:rsidR="00EE5D20">
          <w:rPr>
            <w:noProof/>
          </w:rPr>
          <w:t>13</w:t>
        </w:r>
      </w:fldSimple>
      <w:bookmarkEnd w:id="24"/>
      <w:r>
        <w:t>: Resultado obtenido partiendo del punto [3,1] con ángulo inicial pi/2.</w:t>
      </w:r>
    </w:p>
    <w:p w14:paraId="66630378" w14:textId="77777777" w:rsidR="00E3409E" w:rsidRPr="00C359DF" w:rsidRDefault="00E3409E"/>
    <w:p w14:paraId="22424B31" w14:textId="3F9CEE7E" w:rsidR="002A22BB" w:rsidRPr="00E9403E" w:rsidRDefault="009E2250" w:rsidP="002D423D">
      <w:pPr>
        <w:pStyle w:val="Ttulo1"/>
        <w:rPr>
          <w:sz w:val="36"/>
          <w:szCs w:val="36"/>
        </w:rPr>
      </w:pPr>
      <w:bookmarkStart w:id="25" w:name="_Toc71648305"/>
      <w:r w:rsidRPr="00E9403E">
        <w:rPr>
          <w:sz w:val="36"/>
          <w:szCs w:val="36"/>
        </w:rPr>
        <w:t>Práctica</w:t>
      </w:r>
      <w:r w:rsidR="002D423D" w:rsidRPr="00E9403E">
        <w:rPr>
          <w:sz w:val="36"/>
          <w:szCs w:val="36"/>
        </w:rPr>
        <w:t xml:space="preserve"> 2</w:t>
      </w:r>
      <w:r w:rsidRPr="00E9403E">
        <w:rPr>
          <w:sz w:val="36"/>
          <w:szCs w:val="36"/>
        </w:rPr>
        <w:t>: Localización basada en EKF</w:t>
      </w:r>
      <w:bookmarkEnd w:id="25"/>
    </w:p>
    <w:p w14:paraId="765CCDBC" w14:textId="77777777" w:rsidR="00E9403E" w:rsidRPr="00E9403E" w:rsidRDefault="00E9403E" w:rsidP="00E9403E"/>
    <w:p w14:paraId="152EC3F3" w14:textId="3B061276" w:rsidR="002D423D" w:rsidRDefault="002D423D" w:rsidP="002D423D">
      <w:pPr>
        <w:pStyle w:val="Ttulo2"/>
      </w:pPr>
      <w:bookmarkStart w:id="26" w:name="_Toc71648306"/>
      <w:r>
        <w:t>Apartado 2.1</w:t>
      </w:r>
      <w:bookmarkEnd w:id="26"/>
    </w:p>
    <w:p w14:paraId="72FF1A32" w14:textId="77777777" w:rsidR="00E9403E" w:rsidRPr="00E9403E" w:rsidRDefault="00E9403E" w:rsidP="00E9403E"/>
    <w:p w14:paraId="78D65C8C" w14:textId="4B912FA6" w:rsidR="002A22BB" w:rsidRPr="00C549F4" w:rsidRDefault="002A22BB" w:rsidP="00C549F4">
      <w:pPr>
        <w:rPr>
          <w:b/>
          <w:bCs/>
        </w:rPr>
      </w:pPr>
      <w:r w:rsidRPr="00C549F4">
        <w:rPr>
          <w:b/>
          <w:bCs/>
        </w:rPr>
        <w:t xml:space="preserve">Completar la fase de predicción (función </w:t>
      </w:r>
      <w:proofErr w:type="spellStart"/>
      <w:r w:rsidRPr="00C549F4">
        <w:rPr>
          <w:b/>
          <w:bCs/>
        </w:rPr>
        <w:t>predict</w:t>
      </w:r>
      <w:proofErr w:type="spellEnd"/>
      <w:r w:rsidRPr="00C549F4">
        <w:rPr>
          <w:b/>
          <w:bCs/>
        </w:rPr>
        <w:t xml:space="preserve">) con las matrices jacobianas correspondientes al modelo de conducción anterior. </w:t>
      </w:r>
    </w:p>
    <w:p w14:paraId="57A40CF0" w14:textId="70F619D1" w:rsidR="007579C2" w:rsidRDefault="007579C2" w:rsidP="007579C2">
      <w:pPr>
        <w:rPr>
          <w:color w:val="FF0000"/>
        </w:rPr>
      </w:pPr>
      <w:r>
        <w:t xml:space="preserve">En primer lugar, se carga el mapa a recorrer tal y como se comenta en el enunciado. Si se acude a la función </w:t>
      </w:r>
      <w:proofErr w:type="spellStart"/>
      <w:r>
        <w:t>predict</w:t>
      </w:r>
      <w:proofErr w:type="spellEnd"/>
      <w:r>
        <w:t xml:space="preserve"> se puede observar c</w:t>
      </w:r>
      <w:r w:rsidR="002D423D">
        <w:t>ó</w:t>
      </w:r>
      <w:r>
        <w:t>mo están definidas las d</w:t>
      </w:r>
      <w:r w:rsidR="00EB0989">
        <w:t>e</w:t>
      </w:r>
      <w:r>
        <w:t>rivadas parciales en función de u[</w:t>
      </w:r>
      <w:proofErr w:type="gramStart"/>
      <w:r>
        <w:t>V,G</w:t>
      </w:r>
      <w:proofErr w:type="gramEnd"/>
      <w:r>
        <w:t>], tal y como muestr</w:t>
      </w:r>
      <w:r w:rsidR="00EB0989">
        <w:t xml:space="preserve">a la </w:t>
      </w:r>
      <w:r w:rsidR="00EB0989">
        <w:fldChar w:fldCharType="begin"/>
      </w:r>
      <w:r w:rsidR="00EB0989">
        <w:instrText xml:space="preserve"> REF _Ref71629049 \h </w:instrText>
      </w:r>
      <w:r w:rsidR="00EB0989">
        <w:fldChar w:fldCharType="separate"/>
      </w:r>
      <w:r w:rsidR="00EB0989">
        <w:t xml:space="preserve">Figura </w:t>
      </w:r>
      <w:r w:rsidR="00EB0989">
        <w:rPr>
          <w:noProof/>
        </w:rPr>
        <w:t>3</w:t>
      </w:r>
      <w:r w:rsidR="00EB0989">
        <w:fldChar w:fldCharType="end"/>
      </w:r>
    </w:p>
    <w:p w14:paraId="2591493B" w14:textId="77777777" w:rsidR="00EB0989" w:rsidRDefault="007579C2" w:rsidP="00EB0989">
      <w:pPr>
        <w:keepNext/>
        <w:jc w:val="center"/>
      </w:pPr>
      <w:r>
        <w:rPr>
          <w:noProof/>
        </w:rPr>
        <w:drawing>
          <wp:inline distT="0" distB="0" distL="0" distR="0" wp14:anchorId="461EFC0D" wp14:editId="131FF8AA">
            <wp:extent cx="2790870" cy="1086615"/>
            <wp:effectExtent l="19050" t="19050" r="9525" b="184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45604" cy="1107926"/>
                    </a:xfrm>
                    <a:prstGeom prst="rect">
                      <a:avLst/>
                    </a:prstGeom>
                    <a:ln>
                      <a:solidFill>
                        <a:schemeClr val="tx1"/>
                      </a:solidFill>
                    </a:ln>
                  </pic:spPr>
                </pic:pic>
              </a:graphicData>
            </a:graphic>
          </wp:inline>
        </w:drawing>
      </w:r>
    </w:p>
    <w:p w14:paraId="5A914024" w14:textId="0A4C8A40" w:rsidR="007579C2" w:rsidRDefault="00EB0989" w:rsidP="00EB0989">
      <w:pPr>
        <w:pStyle w:val="Descripcin"/>
        <w:jc w:val="center"/>
        <w:rPr>
          <w:color w:val="FF0000"/>
        </w:rPr>
      </w:pPr>
      <w:bookmarkStart w:id="27" w:name="_Ref71629049"/>
      <w:r>
        <w:t xml:space="preserve">Figura </w:t>
      </w:r>
      <w:fldSimple w:instr=" SEQ Figura \* ARABIC ">
        <w:r w:rsidR="00EE5D20">
          <w:rPr>
            <w:noProof/>
          </w:rPr>
          <w:t>14</w:t>
        </w:r>
      </w:fldSimple>
      <w:bookmarkEnd w:id="27"/>
      <w:r>
        <w:t>: Matrices derivadas parciales</w:t>
      </w:r>
    </w:p>
    <w:p w14:paraId="6142C6EB" w14:textId="37F8C514" w:rsidR="00131C8E" w:rsidRDefault="00131C8E" w:rsidP="007579C2">
      <w:r>
        <w:t xml:space="preserve">Tras ejecutar la función </w:t>
      </w:r>
      <w:proofErr w:type="spellStart"/>
      <w:r w:rsidRPr="00EF53A7">
        <w:rPr>
          <w:b/>
          <w:bCs/>
        </w:rPr>
        <w:t>ekfloc</w:t>
      </w:r>
      <w:proofErr w:type="spellEnd"/>
      <w:r w:rsidRPr="00EF53A7">
        <w:rPr>
          <w:b/>
          <w:bCs/>
        </w:rPr>
        <w:t>(</w:t>
      </w:r>
      <w:proofErr w:type="spellStart"/>
      <w:proofErr w:type="gramStart"/>
      <w:r w:rsidRPr="00EF53A7">
        <w:rPr>
          <w:b/>
          <w:bCs/>
        </w:rPr>
        <w:t>lm,wp</w:t>
      </w:r>
      <w:proofErr w:type="spellEnd"/>
      <w:proofErr w:type="gramEnd"/>
      <w:r w:rsidRPr="00EF53A7">
        <w:rPr>
          <w:b/>
          <w:bCs/>
        </w:rPr>
        <w:t>)</w:t>
      </w:r>
      <w:r>
        <w:t xml:space="preserve"> </w:t>
      </w:r>
      <w:r w:rsidR="00EB0989">
        <w:t xml:space="preserve">(ver </w:t>
      </w:r>
      <w:r w:rsidR="00EB0989">
        <w:fldChar w:fldCharType="begin"/>
      </w:r>
      <w:r w:rsidR="00EB0989">
        <w:instrText xml:space="preserve"> REF _Ref71629100 \h </w:instrText>
      </w:r>
      <w:r w:rsidR="00EB0989">
        <w:fldChar w:fldCharType="separate"/>
      </w:r>
      <w:r w:rsidR="00EB0989">
        <w:t xml:space="preserve">Figura </w:t>
      </w:r>
      <w:r w:rsidR="00EB0989">
        <w:rPr>
          <w:noProof/>
        </w:rPr>
        <w:t>4</w:t>
      </w:r>
      <w:r w:rsidR="00EB0989">
        <w:fldChar w:fldCharType="end"/>
      </w:r>
      <w:r w:rsidR="0019352A">
        <w:t>)</w:t>
      </w:r>
      <w:r>
        <w:t xml:space="preserve"> se analizan los siguientes resultados.</w:t>
      </w:r>
    </w:p>
    <w:p w14:paraId="090390AE" w14:textId="77777777" w:rsidR="00EB0989" w:rsidRDefault="00131C8E" w:rsidP="00EB0989">
      <w:pPr>
        <w:keepNext/>
        <w:jc w:val="center"/>
      </w:pPr>
      <w:r>
        <w:rPr>
          <w:noProof/>
        </w:rPr>
        <w:lastRenderedPageBreak/>
        <w:drawing>
          <wp:inline distT="0" distB="0" distL="0" distR="0" wp14:anchorId="6335E54E" wp14:editId="665B555F">
            <wp:extent cx="2743200" cy="2065988"/>
            <wp:effectExtent l="19050" t="19050" r="19050" b="1079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9532" cy="2085819"/>
                    </a:xfrm>
                    <a:prstGeom prst="rect">
                      <a:avLst/>
                    </a:prstGeom>
                    <a:ln>
                      <a:solidFill>
                        <a:schemeClr val="tx1"/>
                      </a:solidFill>
                    </a:ln>
                  </pic:spPr>
                </pic:pic>
              </a:graphicData>
            </a:graphic>
          </wp:inline>
        </w:drawing>
      </w:r>
    </w:p>
    <w:p w14:paraId="349C0E57" w14:textId="47C18609" w:rsidR="00131C8E" w:rsidRDefault="00EB0989" w:rsidP="00EB0989">
      <w:pPr>
        <w:pStyle w:val="Descripcin"/>
        <w:jc w:val="center"/>
      </w:pPr>
      <w:bookmarkStart w:id="28" w:name="_Ref71629100"/>
      <w:r>
        <w:t xml:space="preserve">Figura </w:t>
      </w:r>
      <w:fldSimple w:instr=" SEQ Figura \* ARABIC ">
        <w:r w:rsidR="00EE5D20">
          <w:rPr>
            <w:noProof/>
          </w:rPr>
          <w:t>15</w:t>
        </w:r>
      </w:fldSimple>
      <w:bookmarkEnd w:id="28"/>
      <w:r>
        <w:t>: Resultado con parámetros actuales</w:t>
      </w:r>
    </w:p>
    <w:p w14:paraId="7AC29BD2" w14:textId="788C5AAA" w:rsidR="00131C8E" w:rsidRDefault="00131C8E" w:rsidP="007579C2">
      <w:r>
        <w:t xml:space="preserve">Se observa una cierta discrepancia entre la </w:t>
      </w:r>
      <w:proofErr w:type="spellStart"/>
      <w:r>
        <w:t>odometría</w:t>
      </w:r>
      <w:proofErr w:type="spellEnd"/>
      <w:r>
        <w:t xml:space="preserve"> y el camino recorrido, así como las marcas de entorno previstas y las reales.</w:t>
      </w:r>
    </w:p>
    <w:p w14:paraId="3B7F2C56" w14:textId="18D4AD65" w:rsidR="002D423D" w:rsidRDefault="002D423D" w:rsidP="007579C2"/>
    <w:p w14:paraId="320CC07A" w14:textId="4A28353D" w:rsidR="002D423D" w:rsidRDefault="002D423D" w:rsidP="002D423D">
      <w:pPr>
        <w:pStyle w:val="Ttulo2"/>
      </w:pPr>
      <w:bookmarkStart w:id="29" w:name="_Toc71648307"/>
      <w:r>
        <w:t>Apartado 2.2</w:t>
      </w:r>
      <w:bookmarkEnd w:id="29"/>
    </w:p>
    <w:p w14:paraId="7F0D4467" w14:textId="77777777" w:rsidR="00E9403E" w:rsidRPr="00E9403E" w:rsidRDefault="00E9403E" w:rsidP="00E9403E"/>
    <w:p w14:paraId="4531C199" w14:textId="0FCE1D7B" w:rsidR="002A22BB" w:rsidRPr="002D423D" w:rsidRDefault="002A22BB" w:rsidP="002D423D">
      <w:pPr>
        <w:rPr>
          <w:b/>
          <w:bCs/>
        </w:rPr>
      </w:pPr>
      <w:r w:rsidRPr="002D423D">
        <w:rPr>
          <w:b/>
          <w:bCs/>
        </w:rPr>
        <w:t xml:space="preserve">Calcular el error cuadrático medio en la distancia y ángulo de orientación a lo largo de la trayectoria, según la ecuación: </w:t>
      </w:r>
    </w:p>
    <w:p w14:paraId="30C850BD" w14:textId="4AAD6700" w:rsidR="00131C8E" w:rsidRDefault="00131C8E" w:rsidP="00131C8E">
      <w:r>
        <w:t xml:space="preserve">Si queremos analizar cómo afectas los distintos parámetros de ruido, ya sea de control o de observación, debemos acudir al archivo </w:t>
      </w:r>
      <w:proofErr w:type="spellStart"/>
      <w:r w:rsidRPr="00131C8E">
        <w:rPr>
          <w:b/>
          <w:bCs/>
          <w:i/>
          <w:iCs/>
        </w:rPr>
        <w:t>configfile</w:t>
      </w:r>
      <w:proofErr w:type="spellEnd"/>
      <w:r>
        <w:rPr>
          <w:b/>
          <w:bCs/>
          <w:i/>
          <w:iCs/>
        </w:rPr>
        <w:t xml:space="preserve">, </w:t>
      </w:r>
      <w:r>
        <w:t xml:space="preserve">donde se modificar los parámetros correspondientes a las distintas sigmas </w:t>
      </w:r>
      <w:r w:rsidR="00EB0989">
        <w:t xml:space="preserve">(ver </w:t>
      </w:r>
      <w:r w:rsidR="00EB0989">
        <w:fldChar w:fldCharType="begin"/>
      </w:r>
      <w:r w:rsidR="00EB0989">
        <w:instrText xml:space="preserve"> REF _Ref71629166 \h </w:instrText>
      </w:r>
      <w:r w:rsidR="00EB0989">
        <w:fldChar w:fldCharType="separate"/>
      </w:r>
      <w:r w:rsidR="00EB0989">
        <w:t xml:space="preserve">Figura </w:t>
      </w:r>
      <w:r w:rsidR="00EB0989">
        <w:rPr>
          <w:noProof/>
        </w:rPr>
        <w:t>5</w:t>
      </w:r>
      <w:r w:rsidR="00EB0989">
        <w:fldChar w:fldCharType="end"/>
      </w:r>
      <w:r w:rsidR="00EB0989">
        <w:t>).</w:t>
      </w:r>
    </w:p>
    <w:p w14:paraId="0CF0E4DE" w14:textId="1088D98A" w:rsidR="00131C8E" w:rsidRDefault="00131C8E" w:rsidP="00131C8E"/>
    <w:p w14:paraId="51D4D4A0" w14:textId="77777777" w:rsidR="00EB0989" w:rsidRDefault="00131C8E" w:rsidP="00EB0989">
      <w:pPr>
        <w:keepNext/>
        <w:jc w:val="center"/>
      </w:pPr>
      <w:r>
        <w:rPr>
          <w:noProof/>
        </w:rPr>
        <w:drawing>
          <wp:inline distT="0" distB="0" distL="0" distR="0" wp14:anchorId="1AD14FC5" wp14:editId="67AF5FAA">
            <wp:extent cx="2224907" cy="1997812"/>
            <wp:effectExtent l="19050" t="19050" r="23495" b="215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48148" cy="2018681"/>
                    </a:xfrm>
                    <a:prstGeom prst="rect">
                      <a:avLst/>
                    </a:prstGeom>
                    <a:ln>
                      <a:solidFill>
                        <a:schemeClr val="tx1"/>
                      </a:solidFill>
                    </a:ln>
                  </pic:spPr>
                </pic:pic>
              </a:graphicData>
            </a:graphic>
          </wp:inline>
        </w:drawing>
      </w:r>
    </w:p>
    <w:p w14:paraId="6D0E4225" w14:textId="2B28625D" w:rsidR="00131C8E" w:rsidRDefault="00EB0989" w:rsidP="00EB0989">
      <w:pPr>
        <w:pStyle w:val="Descripcin"/>
        <w:jc w:val="center"/>
      </w:pPr>
      <w:bookmarkStart w:id="30" w:name="_Ref71629166"/>
      <w:r>
        <w:t xml:space="preserve">Figura </w:t>
      </w:r>
      <w:fldSimple w:instr=" SEQ Figura \* ARABIC ">
        <w:r w:rsidR="00EE5D20">
          <w:rPr>
            <w:noProof/>
          </w:rPr>
          <w:t>16</w:t>
        </w:r>
      </w:fldSimple>
      <w:bookmarkEnd w:id="30"/>
      <w:r>
        <w:t>: Parámetros para cada tipo de sigma.</w:t>
      </w:r>
    </w:p>
    <w:p w14:paraId="34AC3517" w14:textId="77777777" w:rsidR="00EB0989" w:rsidRDefault="00EB0989" w:rsidP="00131C8E"/>
    <w:p w14:paraId="23377231" w14:textId="4A4E29DF" w:rsidR="00A07A51" w:rsidRDefault="00A07A51" w:rsidP="00131C8E">
      <w:r>
        <w:t xml:space="preserve">Para ver el error medio tanto en X, en Y como en Theta, se ha implementado la función llamada </w:t>
      </w:r>
      <w:proofErr w:type="spellStart"/>
      <w:r>
        <w:rPr>
          <w:b/>
          <w:bCs/>
          <w:i/>
          <w:iCs/>
        </w:rPr>
        <w:t>graficaMartaDani</w:t>
      </w:r>
      <w:proofErr w:type="spellEnd"/>
      <w:r w:rsidR="00EB0989">
        <w:rPr>
          <w:b/>
          <w:bCs/>
          <w:i/>
          <w:iCs/>
        </w:rPr>
        <w:t xml:space="preserve"> </w:t>
      </w:r>
      <w:r w:rsidR="00EB0989">
        <w:t>(ver</w:t>
      </w:r>
      <w:r>
        <w:t xml:space="preserve"> </w:t>
      </w:r>
      <w:r w:rsidR="00EB0989">
        <w:fldChar w:fldCharType="begin"/>
      </w:r>
      <w:r w:rsidR="00EB0989">
        <w:instrText xml:space="preserve"> REF _Ref71629288 \h </w:instrText>
      </w:r>
      <w:r w:rsidR="00EB0989">
        <w:fldChar w:fldCharType="separate"/>
      </w:r>
      <w:r w:rsidR="00EB0989">
        <w:t xml:space="preserve">Figura </w:t>
      </w:r>
      <w:r w:rsidR="00EB0989">
        <w:rPr>
          <w:noProof/>
        </w:rPr>
        <w:t>6</w:t>
      </w:r>
      <w:r w:rsidR="00EB0989">
        <w:fldChar w:fldCharType="end"/>
      </w:r>
      <w:r w:rsidR="00EB0989">
        <w:t>).</w:t>
      </w:r>
    </w:p>
    <w:p w14:paraId="6984A968" w14:textId="77777777" w:rsidR="00EB0989" w:rsidRDefault="00EB0989" w:rsidP="00EB0989">
      <w:pPr>
        <w:keepNext/>
        <w:jc w:val="center"/>
      </w:pPr>
      <w:r>
        <w:rPr>
          <w:noProof/>
        </w:rPr>
        <w:lastRenderedPageBreak/>
        <w:drawing>
          <wp:inline distT="0" distB="0" distL="0" distR="0" wp14:anchorId="29122680" wp14:editId="4C9D518B">
            <wp:extent cx="3110632" cy="3823545"/>
            <wp:effectExtent l="19050" t="19050" r="13970" b="2476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7313" cy="3856341"/>
                    </a:xfrm>
                    <a:prstGeom prst="rect">
                      <a:avLst/>
                    </a:prstGeom>
                    <a:ln>
                      <a:solidFill>
                        <a:schemeClr val="tx1"/>
                      </a:solidFill>
                    </a:ln>
                  </pic:spPr>
                </pic:pic>
              </a:graphicData>
            </a:graphic>
          </wp:inline>
        </w:drawing>
      </w:r>
    </w:p>
    <w:p w14:paraId="7B41B568" w14:textId="4003563E" w:rsidR="00A07A51" w:rsidRDefault="00EB0989" w:rsidP="00EB0989">
      <w:pPr>
        <w:pStyle w:val="Descripcin"/>
        <w:jc w:val="center"/>
        <w:rPr>
          <w:b/>
          <w:bCs/>
          <w:i w:val="0"/>
          <w:iCs w:val="0"/>
        </w:rPr>
      </w:pPr>
      <w:bookmarkStart w:id="31" w:name="_Ref71629288"/>
      <w:r>
        <w:t xml:space="preserve">Figura </w:t>
      </w:r>
      <w:fldSimple w:instr=" SEQ Figura \* ARABIC ">
        <w:r w:rsidR="00EE5D20">
          <w:rPr>
            <w:noProof/>
          </w:rPr>
          <w:t>17</w:t>
        </w:r>
      </w:fldSimple>
      <w:bookmarkEnd w:id="31"/>
      <w:r>
        <w:t>: Código del archivo "</w:t>
      </w:r>
      <w:proofErr w:type="spellStart"/>
      <w:r>
        <w:t>GraficaMartaDani</w:t>
      </w:r>
      <w:proofErr w:type="spellEnd"/>
      <w:r>
        <w:t>".</w:t>
      </w:r>
    </w:p>
    <w:p w14:paraId="55610382" w14:textId="3AC3A78B" w:rsidR="00A07A51" w:rsidRDefault="00A07A51" w:rsidP="00131C8E">
      <w:r>
        <w:t xml:space="preserve">Donde simplemente cogemos la columna correspondiente a cada variable para poder calcular su error. Se utiliza un bucle </w:t>
      </w:r>
      <w:proofErr w:type="spellStart"/>
      <w:r>
        <w:t>for</w:t>
      </w:r>
      <w:proofErr w:type="spellEnd"/>
      <w:r>
        <w:t xml:space="preserve"> de 3251 iteraciones dado que ese es el tamaño de nuestra función (ver </w:t>
      </w:r>
      <w:r w:rsidR="00EB0989">
        <w:fldChar w:fldCharType="begin"/>
      </w:r>
      <w:r w:rsidR="00EB0989">
        <w:instrText xml:space="preserve"> REF _Ref71629351 \h </w:instrText>
      </w:r>
      <w:r w:rsidR="00EB0989">
        <w:fldChar w:fldCharType="separate"/>
      </w:r>
      <w:r w:rsidR="00EB0989">
        <w:t xml:space="preserve">Figura </w:t>
      </w:r>
      <w:r w:rsidR="00EB0989">
        <w:rPr>
          <w:noProof/>
        </w:rPr>
        <w:t>7</w:t>
      </w:r>
      <w:r w:rsidR="00EB0989">
        <w:fldChar w:fldCharType="end"/>
      </w:r>
      <w:r w:rsidR="00EB0989">
        <w:t>).</w:t>
      </w:r>
    </w:p>
    <w:p w14:paraId="09B67477" w14:textId="77777777" w:rsidR="00EB0989" w:rsidRDefault="00A07A51" w:rsidP="00EB0989">
      <w:pPr>
        <w:keepNext/>
        <w:jc w:val="center"/>
      </w:pPr>
      <w:r>
        <w:rPr>
          <w:noProof/>
        </w:rPr>
        <w:drawing>
          <wp:inline distT="0" distB="0" distL="0" distR="0" wp14:anchorId="4F8D3554" wp14:editId="50166B3D">
            <wp:extent cx="1745630" cy="1283818"/>
            <wp:effectExtent l="19050" t="19050" r="26035" b="1206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75498" cy="1305784"/>
                    </a:xfrm>
                    <a:prstGeom prst="rect">
                      <a:avLst/>
                    </a:prstGeom>
                    <a:noFill/>
                    <a:ln>
                      <a:solidFill>
                        <a:schemeClr val="tx1"/>
                      </a:solidFill>
                    </a:ln>
                  </pic:spPr>
                </pic:pic>
              </a:graphicData>
            </a:graphic>
          </wp:inline>
        </w:drawing>
      </w:r>
    </w:p>
    <w:p w14:paraId="561863CB" w14:textId="6103184D" w:rsidR="00A07A51" w:rsidRDefault="00EB0989" w:rsidP="00EB0989">
      <w:pPr>
        <w:pStyle w:val="Descripcin"/>
        <w:jc w:val="center"/>
      </w:pPr>
      <w:bookmarkStart w:id="32" w:name="_Ref71629351"/>
      <w:r>
        <w:t xml:space="preserve">Figura </w:t>
      </w:r>
      <w:fldSimple w:instr=" SEQ Figura \* ARABIC ">
        <w:r w:rsidR="00EE5D20">
          <w:rPr>
            <w:noProof/>
          </w:rPr>
          <w:t>18</w:t>
        </w:r>
      </w:fldSimple>
      <w:bookmarkEnd w:id="32"/>
      <w:r>
        <w:t xml:space="preserve">: Estructura obtenida tras ejecutar </w:t>
      </w:r>
      <w:proofErr w:type="spellStart"/>
      <w:r>
        <w:t>ekfloc</w:t>
      </w:r>
      <w:proofErr w:type="spellEnd"/>
      <w:r>
        <w:t>.</w:t>
      </w:r>
    </w:p>
    <w:p w14:paraId="05EE8963" w14:textId="17AA027C" w:rsidR="00A07A51" w:rsidRDefault="00A07A51" w:rsidP="00131C8E">
      <w:r>
        <w:t xml:space="preserve">Así pues, se observa el error sin modificar ningún parámetro, obteniendo los siguientes resultados ver </w:t>
      </w:r>
      <w:r w:rsidR="00EB0989">
        <w:fldChar w:fldCharType="begin"/>
      </w:r>
      <w:r w:rsidR="00EB0989">
        <w:instrText xml:space="preserve"> REF _Ref71629390 \h </w:instrText>
      </w:r>
      <w:r w:rsidR="00EB0989">
        <w:fldChar w:fldCharType="separate"/>
      </w:r>
      <w:r w:rsidR="00EB0989">
        <w:t xml:space="preserve">Figura </w:t>
      </w:r>
      <w:r w:rsidR="00EB0989">
        <w:rPr>
          <w:noProof/>
        </w:rPr>
        <w:t>8</w:t>
      </w:r>
      <w:r w:rsidR="00EB0989">
        <w:fldChar w:fldCharType="end"/>
      </w:r>
      <w:r>
        <w:t>:</w:t>
      </w:r>
    </w:p>
    <w:p w14:paraId="7F451DEB" w14:textId="77777777" w:rsidR="00EB0989" w:rsidRDefault="00A07A51" w:rsidP="00EB0989">
      <w:pPr>
        <w:keepNext/>
        <w:jc w:val="center"/>
      </w:pPr>
      <w:r>
        <w:rPr>
          <w:noProof/>
        </w:rPr>
        <w:drawing>
          <wp:inline distT="0" distB="0" distL="0" distR="0" wp14:anchorId="3EBD344C" wp14:editId="6C347A09">
            <wp:extent cx="1323480" cy="1295943"/>
            <wp:effectExtent l="19050" t="19050" r="10160" b="190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81122" cy="1352386"/>
                    </a:xfrm>
                    <a:prstGeom prst="rect">
                      <a:avLst/>
                    </a:prstGeom>
                    <a:noFill/>
                    <a:ln>
                      <a:solidFill>
                        <a:schemeClr val="tx1"/>
                      </a:solidFill>
                    </a:ln>
                  </pic:spPr>
                </pic:pic>
              </a:graphicData>
            </a:graphic>
          </wp:inline>
        </w:drawing>
      </w:r>
    </w:p>
    <w:p w14:paraId="1F916ACC" w14:textId="0727F0E1" w:rsidR="00A07A51" w:rsidRDefault="00EB0989" w:rsidP="00EB0989">
      <w:pPr>
        <w:pStyle w:val="Descripcin"/>
        <w:jc w:val="center"/>
      </w:pPr>
      <w:bookmarkStart w:id="33" w:name="_Ref71629390"/>
      <w:r>
        <w:t xml:space="preserve">Figura </w:t>
      </w:r>
      <w:fldSimple w:instr=" SEQ Figura \* ARABIC ">
        <w:r w:rsidR="00EE5D20">
          <w:rPr>
            <w:noProof/>
          </w:rPr>
          <w:t>19</w:t>
        </w:r>
      </w:fldSimple>
      <w:bookmarkEnd w:id="33"/>
      <w:r>
        <w:t>: Errores obtenidos (I)</w:t>
      </w:r>
    </w:p>
    <w:p w14:paraId="61E64D0E" w14:textId="1158266D" w:rsidR="00A07A51" w:rsidRDefault="00A07A51" w:rsidP="00131C8E">
      <w:r>
        <w:lastRenderedPageBreak/>
        <w:t>Se observa un mayor error en Y, y casi nulo en theta.</w:t>
      </w:r>
    </w:p>
    <w:p w14:paraId="7DC6D7D2" w14:textId="50528448" w:rsidR="002D423D" w:rsidRDefault="002D423D" w:rsidP="00131C8E"/>
    <w:p w14:paraId="6CBA68FF" w14:textId="7C98115E" w:rsidR="002D423D" w:rsidRDefault="002D423D" w:rsidP="002D423D">
      <w:pPr>
        <w:pStyle w:val="Ttulo2"/>
      </w:pPr>
      <w:bookmarkStart w:id="34" w:name="_Toc71648308"/>
      <w:r>
        <w:t>Apartado 2.3</w:t>
      </w:r>
      <w:bookmarkEnd w:id="34"/>
    </w:p>
    <w:p w14:paraId="70DF4A2B" w14:textId="77777777" w:rsidR="00E9403E" w:rsidRPr="00E9403E" w:rsidRDefault="00E9403E" w:rsidP="00E9403E"/>
    <w:p w14:paraId="1D1C080B" w14:textId="4A0E0757" w:rsidR="00492CC6" w:rsidRPr="007579C2" w:rsidRDefault="00492CC6" w:rsidP="00492CC6">
      <w:pPr>
        <w:rPr>
          <w:b/>
          <w:bCs/>
        </w:rPr>
      </w:pPr>
      <w:r w:rsidRPr="007579C2">
        <w:rPr>
          <w:b/>
          <w:bCs/>
        </w:rPr>
        <w:t>Realizar simulaciones para distintos valores de incertidumbre en el control del vehículo y de la observación (al menos un cambio en cada uno de ellos). Modificar dichas incertidumbres en el fichero de parámetros (</w:t>
      </w:r>
      <w:proofErr w:type="spellStart"/>
      <w:r w:rsidRPr="007579C2">
        <w:rPr>
          <w:b/>
          <w:bCs/>
        </w:rPr>
        <w:t>configfile</w:t>
      </w:r>
      <w:proofErr w:type="spellEnd"/>
      <w:r w:rsidRPr="007579C2">
        <w:rPr>
          <w:b/>
          <w:bCs/>
        </w:rPr>
        <w:t>). Estudiar su influencia en el resultado calculando el error cuadrático medio en cada caso y comentar las conclusiones.</w:t>
      </w:r>
    </w:p>
    <w:p w14:paraId="4D8FB4E8" w14:textId="77777777" w:rsidR="00492CC6" w:rsidRDefault="00492CC6" w:rsidP="00131C8E"/>
    <w:p w14:paraId="0505C658" w14:textId="42A8548E" w:rsidR="00A07A51" w:rsidRDefault="00A07A51" w:rsidP="00131C8E">
      <w:r>
        <w:t xml:space="preserve">Si ahora se aumenta el valor de </w:t>
      </w:r>
      <w:proofErr w:type="spellStart"/>
      <w:r>
        <w:t>SigmaV</w:t>
      </w:r>
      <w:proofErr w:type="spellEnd"/>
      <w:r>
        <w:t xml:space="preserve"> por tres veces el valor anterior, se observa la</w:t>
      </w:r>
      <w:r w:rsidR="00EB0989">
        <w:t xml:space="preserve"> </w:t>
      </w:r>
      <w:r w:rsidR="00EB0989">
        <w:fldChar w:fldCharType="begin"/>
      </w:r>
      <w:r w:rsidR="00EB0989">
        <w:instrText xml:space="preserve"> REF _Ref71629487 \h </w:instrText>
      </w:r>
      <w:r w:rsidR="00EB0989">
        <w:fldChar w:fldCharType="separate"/>
      </w:r>
      <w:r w:rsidR="00EB0989">
        <w:t xml:space="preserve">Figura </w:t>
      </w:r>
      <w:r w:rsidR="00EB0989">
        <w:rPr>
          <w:noProof/>
        </w:rPr>
        <w:t>9</w:t>
      </w:r>
      <w:r w:rsidR="00EB0989">
        <w:fldChar w:fldCharType="end"/>
      </w:r>
      <w:r>
        <w:t>:</w:t>
      </w:r>
    </w:p>
    <w:p w14:paraId="77D95200" w14:textId="77777777" w:rsidR="00EB0989" w:rsidRDefault="00A07A51" w:rsidP="00EB0989">
      <w:pPr>
        <w:keepNext/>
        <w:jc w:val="center"/>
      </w:pPr>
      <w:r>
        <w:rPr>
          <w:noProof/>
        </w:rPr>
        <w:drawing>
          <wp:inline distT="0" distB="0" distL="0" distR="0" wp14:anchorId="45A00073" wp14:editId="1D77A927">
            <wp:extent cx="2243460" cy="1726388"/>
            <wp:effectExtent l="19050" t="19050" r="23495" b="266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55424" cy="1735594"/>
                    </a:xfrm>
                    <a:prstGeom prst="rect">
                      <a:avLst/>
                    </a:prstGeom>
                    <a:noFill/>
                    <a:ln>
                      <a:solidFill>
                        <a:schemeClr val="tx1"/>
                      </a:solidFill>
                    </a:ln>
                  </pic:spPr>
                </pic:pic>
              </a:graphicData>
            </a:graphic>
          </wp:inline>
        </w:drawing>
      </w:r>
    </w:p>
    <w:p w14:paraId="511BAE15" w14:textId="78A042FD" w:rsidR="00A07A51" w:rsidRDefault="00EB0989" w:rsidP="00EB0989">
      <w:pPr>
        <w:pStyle w:val="Descripcin"/>
        <w:jc w:val="center"/>
      </w:pPr>
      <w:bookmarkStart w:id="35" w:name="_Ref71629487"/>
      <w:r>
        <w:t xml:space="preserve">Figura </w:t>
      </w:r>
      <w:fldSimple w:instr=" SEQ Figura \* ARABIC ">
        <w:r w:rsidR="00EE5D20">
          <w:rPr>
            <w:noProof/>
          </w:rPr>
          <w:t>20</w:t>
        </w:r>
      </w:fldSimple>
      <w:bookmarkEnd w:id="35"/>
      <w:r>
        <w:t xml:space="preserve">: Resultados tras modificar </w:t>
      </w:r>
      <w:proofErr w:type="spellStart"/>
      <w:r>
        <w:t>SigmaV</w:t>
      </w:r>
      <w:proofErr w:type="spellEnd"/>
      <w:r>
        <w:t>.</w:t>
      </w:r>
    </w:p>
    <w:p w14:paraId="522FE6F6" w14:textId="75AC2434" w:rsidR="00A07A51" w:rsidRDefault="00A07A51" w:rsidP="00131C8E">
      <w:r>
        <w:t xml:space="preserve">Se puede ver a simple vista y sin realizar cálculos que el error ha aumentado, sobre todo en el eje Y donde se dispersan más los puntos. Comprobamos eso en al calcularlo (ver </w:t>
      </w:r>
      <w:r w:rsidR="00EB0989">
        <w:t xml:space="preserve">la </w:t>
      </w:r>
      <w:r w:rsidR="00EB0989">
        <w:fldChar w:fldCharType="begin"/>
      </w:r>
      <w:r w:rsidR="00EB0989">
        <w:instrText xml:space="preserve"> REF _Ref71629506 \h </w:instrText>
      </w:r>
      <w:r w:rsidR="00EB0989">
        <w:fldChar w:fldCharType="separate"/>
      </w:r>
      <w:r w:rsidR="00EB0989">
        <w:t xml:space="preserve">Figura </w:t>
      </w:r>
      <w:r w:rsidR="00EB0989">
        <w:rPr>
          <w:noProof/>
        </w:rPr>
        <w:t>10</w:t>
      </w:r>
      <w:r w:rsidR="00EB0989">
        <w:fldChar w:fldCharType="end"/>
      </w:r>
      <w:r w:rsidR="00EB0989">
        <w:t>)</w:t>
      </w:r>
    </w:p>
    <w:p w14:paraId="0D808E04" w14:textId="77777777" w:rsidR="00EB0989" w:rsidRDefault="00A07A51" w:rsidP="00EB0989">
      <w:pPr>
        <w:keepNext/>
        <w:jc w:val="center"/>
      </w:pPr>
      <w:r>
        <w:rPr>
          <w:noProof/>
        </w:rPr>
        <w:drawing>
          <wp:inline distT="0" distB="0" distL="0" distR="0" wp14:anchorId="32957EEC" wp14:editId="1F5F2694">
            <wp:extent cx="1250704" cy="954633"/>
            <wp:effectExtent l="19050" t="19050" r="26035" b="171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54402" cy="957456"/>
                    </a:xfrm>
                    <a:prstGeom prst="rect">
                      <a:avLst/>
                    </a:prstGeom>
                    <a:noFill/>
                    <a:ln>
                      <a:solidFill>
                        <a:schemeClr val="tx1"/>
                      </a:solidFill>
                    </a:ln>
                  </pic:spPr>
                </pic:pic>
              </a:graphicData>
            </a:graphic>
          </wp:inline>
        </w:drawing>
      </w:r>
    </w:p>
    <w:p w14:paraId="2F916169" w14:textId="098A63DC" w:rsidR="00A07A51" w:rsidRDefault="00EB0989" w:rsidP="00EB0989">
      <w:pPr>
        <w:pStyle w:val="Descripcin"/>
        <w:jc w:val="center"/>
      </w:pPr>
      <w:bookmarkStart w:id="36" w:name="_Ref71629506"/>
      <w:r>
        <w:t xml:space="preserve">Figura </w:t>
      </w:r>
      <w:fldSimple w:instr=" SEQ Figura \* ARABIC ">
        <w:r w:rsidR="00EE5D20">
          <w:rPr>
            <w:noProof/>
          </w:rPr>
          <w:t>21</w:t>
        </w:r>
      </w:fldSimple>
      <w:bookmarkEnd w:id="36"/>
      <w:r>
        <w:t>: Errores obtenidos (II)</w:t>
      </w:r>
    </w:p>
    <w:p w14:paraId="3BD468FE" w14:textId="06B43F73" w:rsidR="00A07A51" w:rsidRDefault="00A07A51" w:rsidP="00131C8E">
      <w:r>
        <w:t xml:space="preserve">Confirmamos la previsión, el error en Y ha aumentado al aumentar el ruido de control </w:t>
      </w:r>
      <w:proofErr w:type="spellStart"/>
      <w:r>
        <w:t>SigmaV</w:t>
      </w:r>
      <w:proofErr w:type="spellEnd"/>
      <w:r>
        <w:t>.</w:t>
      </w:r>
    </w:p>
    <w:p w14:paraId="4BF2C4EA" w14:textId="2CB08E95" w:rsidR="00A07A51" w:rsidRDefault="00A07A51" w:rsidP="00131C8E">
      <w:r>
        <w:t>Si ahora m</w:t>
      </w:r>
      <w:r w:rsidR="00C3169A">
        <w:t>od</w:t>
      </w:r>
      <w:r>
        <w:t>i</w:t>
      </w:r>
      <w:r w:rsidR="00C3169A">
        <w:t>fi</w:t>
      </w:r>
      <w:r>
        <w:t xml:space="preserve">camos </w:t>
      </w:r>
      <w:proofErr w:type="spellStart"/>
      <w:r>
        <w:t>SigmaG</w:t>
      </w:r>
      <w:proofErr w:type="spellEnd"/>
      <w:r w:rsidR="00C3169A">
        <w:t xml:space="preserve"> (</w:t>
      </w:r>
      <w:r w:rsidR="00EB0989">
        <w:t xml:space="preserve">ver </w:t>
      </w:r>
      <w:r w:rsidR="00EB0989">
        <w:fldChar w:fldCharType="begin"/>
      </w:r>
      <w:r w:rsidR="00EB0989">
        <w:instrText xml:space="preserve"> REF _Ref71629588 \h </w:instrText>
      </w:r>
      <w:r w:rsidR="00EB0989">
        <w:fldChar w:fldCharType="separate"/>
      </w:r>
      <w:r w:rsidR="00EB0989">
        <w:t xml:space="preserve">Figura </w:t>
      </w:r>
      <w:r w:rsidR="00EB0989">
        <w:rPr>
          <w:noProof/>
        </w:rPr>
        <w:t>11</w:t>
      </w:r>
      <w:r w:rsidR="00EB0989">
        <w:fldChar w:fldCharType="end"/>
      </w:r>
      <w:r w:rsidR="00C3169A">
        <w:t>), vemos que no solo aumenta el error en Y si no que también aumenta en X (ver</w:t>
      </w:r>
      <w:r w:rsidR="00EB0989">
        <w:t xml:space="preserve"> </w:t>
      </w:r>
      <w:r w:rsidR="00EB0989">
        <w:fldChar w:fldCharType="begin"/>
      </w:r>
      <w:r w:rsidR="00EB0989">
        <w:instrText xml:space="preserve"> REF _Ref71629597 \h </w:instrText>
      </w:r>
      <w:r w:rsidR="00EB0989">
        <w:fldChar w:fldCharType="separate"/>
      </w:r>
      <w:r w:rsidR="00EB0989">
        <w:t xml:space="preserve">Figura </w:t>
      </w:r>
      <w:r w:rsidR="00EB0989">
        <w:rPr>
          <w:noProof/>
        </w:rPr>
        <w:t>12</w:t>
      </w:r>
      <w:r w:rsidR="00EB0989">
        <w:fldChar w:fldCharType="end"/>
      </w:r>
      <w:r w:rsidR="00C3169A">
        <w:t>).</w:t>
      </w:r>
    </w:p>
    <w:p w14:paraId="78DB6FAE" w14:textId="6D5E8407" w:rsidR="00EB0989" w:rsidRDefault="00C3169A" w:rsidP="00DE2AEC">
      <w:pPr>
        <w:keepNext/>
      </w:pPr>
      <w:r>
        <w:rPr>
          <w:noProof/>
        </w:rPr>
        <w:lastRenderedPageBreak/>
        <w:drawing>
          <wp:inline distT="0" distB="0" distL="0" distR="0" wp14:anchorId="610A3FD5" wp14:editId="087423C1">
            <wp:extent cx="1943621" cy="1543508"/>
            <wp:effectExtent l="19050" t="19050" r="19050" b="190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83897" cy="1575492"/>
                    </a:xfrm>
                    <a:prstGeom prst="rect">
                      <a:avLst/>
                    </a:prstGeom>
                    <a:noFill/>
                    <a:ln>
                      <a:solidFill>
                        <a:schemeClr val="tx1"/>
                      </a:solidFill>
                    </a:ln>
                  </pic:spPr>
                </pic:pic>
              </a:graphicData>
            </a:graphic>
          </wp:inline>
        </w:drawing>
      </w:r>
      <w:r w:rsidR="00DE2AEC">
        <w:t xml:space="preserve">                                                </w:t>
      </w:r>
      <w:r w:rsidR="00DE2AEC">
        <w:rPr>
          <w:noProof/>
        </w:rPr>
        <w:drawing>
          <wp:inline distT="0" distB="0" distL="0" distR="0" wp14:anchorId="50B5B3BD" wp14:editId="310D1356">
            <wp:extent cx="1848810" cy="1551154"/>
            <wp:effectExtent l="19050" t="19050" r="18415" b="1143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75767" cy="1573771"/>
                    </a:xfrm>
                    <a:prstGeom prst="rect">
                      <a:avLst/>
                    </a:prstGeom>
                    <a:noFill/>
                    <a:ln>
                      <a:solidFill>
                        <a:schemeClr val="tx1"/>
                      </a:solidFill>
                    </a:ln>
                  </pic:spPr>
                </pic:pic>
              </a:graphicData>
            </a:graphic>
          </wp:inline>
        </w:drawing>
      </w:r>
    </w:p>
    <w:p w14:paraId="6F9FDEDB" w14:textId="3D67F7EE" w:rsidR="00C3169A" w:rsidRDefault="00EB0989" w:rsidP="00DE2AEC">
      <w:pPr>
        <w:pStyle w:val="Descripcin"/>
      </w:pPr>
      <w:bookmarkStart w:id="37" w:name="_Ref71629588"/>
      <w:r>
        <w:t xml:space="preserve">Figura </w:t>
      </w:r>
      <w:fldSimple w:instr=" SEQ Figura \* ARABIC ">
        <w:r w:rsidR="00EE5D20">
          <w:rPr>
            <w:noProof/>
          </w:rPr>
          <w:t>22</w:t>
        </w:r>
      </w:fldSimple>
      <w:bookmarkEnd w:id="37"/>
      <w:r>
        <w:t xml:space="preserve">: Resultados tras modificar </w:t>
      </w:r>
      <w:proofErr w:type="spellStart"/>
      <w:r>
        <w:t>SigmaG</w:t>
      </w:r>
      <w:proofErr w:type="spellEnd"/>
      <w:r w:rsidR="00DE2AEC">
        <w:t xml:space="preserve">.                                                      </w:t>
      </w:r>
      <w:bookmarkStart w:id="38" w:name="_Ref71629597"/>
      <w:r w:rsidR="00DE2AEC">
        <w:t xml:space="preserve">  </w:t>
      </w:r>
      <w:r>
        <w:t xml:space="preserve">Figura </w:t>
      </w:r>
      <w:fldSimple w:instr=" SEQ Figura \* ARABIC ">
        <w:r w:rsidR="00EE5D20">
          <w:rPr>
            <w:noProof/>
          </w:rPr>
          <w:t>23</w:t>
        </w:r>
      </w:fldSimple>
      <w:bookmarkEnd w:id="38"/>
      <w:r>
        <w:t>: Errores obtenidos (III)</w:t>
      </w:r>
    </w:p>
    <w:p w14:paraId="6D5B7473" w14:textId="60CF2A12" w:rsidR="00C3169A" w:rsidRDefault="00C3169A" w:rsidP="00131C8E">
      <w:r>
        <w:t>A su vez el error en theta duplica con respecto al anterior caso.</w:t>
      </w:r>
    </w:p>
    <w:p w14:paraId="0BC916EE" w14:textId="7F867352" w:rsidR="00C3169A" w:rsidRDefault="00C3169A" w:rsidP="00131C8E">
      <w:r>
        <w:t xml:space="preserve">Modificamos a continuación los ruidos de observación, pasando de un </w:t>
      </w:r>
      <w:proofErr w:type="spellStart"/>
      <w:r>
        <w:t>SigmaR</w:t>
      </w:r>
      <w:proofErr w:type="spellEnd"/>
      <w:r>
        <w:t xml:space="preserve">=0.1 a </w:t>
      </w:r>
      <w:proofErr w:type="spellStart"/>
      <w:r>
        <w:t>SigmaR</w:t>
      </w:r>
      <w:proofErr w:type="spellEnd"/>
      <w:r>
        <w:t>=0.5 metros. Se observa la siguiente gráfica (ver</w:t>
      </w:r>
      <w:r w:rsidR="00DE2AEC">
        <w:t xml:space="preserve"> </w:t>
      </w:r>
      <w:r w:rsidR="00DE2AEC">
        <w:fldChar w:fldCharType="begin"/>
      </w:r>
      <w:r w:rsidR="00DE2AEC">
        <w:instrText xml:space="preserve"> REF _Ref71629937 \h </w:instrText>
      </w:r>
      <w:r w:rsidR="00DE2AEC">
        <w:fldChar w:fldCharType="separate"/>
      </w:r>
      <w:r w:rsidR="00DE2AEC">
        <w:t xml:space="preserve">Figura </w:t>
      </w:r>
      <w:r w:rsidR="00DE2AEC">
        <w:rPr>
          <w:noProof/>
        </w:rPr>
        <w:t>13</w:t>
      </w:r>
      <w:r w:rsidR="00DE2AEC">
        <w:fldChar w:fldCharType="end"/>
      </w:r>
      <w:r>
        <w:t>)</w:t>
      </w:r>
      <w:r w:rsidR="00EF53A7">
        <w:t xml:space="preserve"> donde claramente el error es menor respecto a las anteriores. Todo esto se confirma al ver el error real (</w:t>
      </w:r>
      <w:r w:rsidR="00DE2AEC">
        <w:t>Figura 14</w:t>
      </w:r>
      <w:r w:rsidR="00EF53A7">
        <w:t>)</w:t>
      </w:r>
      <w:r w:rsidR="00DE2AEC">
        <w:t>.</w:t>
      </w:r>
    </w:p>
    <w:p w14:paraId="1FCB0CC6" w14:textId="1C681746" w:rsidR="00DE2AEC" w:rsidRDefault="00C3169A" w:rsidP="00DE2AEC">
      <w:pPr>
        <w:keepNext/>
      </w:pPr>
      <w:r>
        <w:rPr>
          <w:noProof/>
        </w:rPr>
        <w:drawing>
          <wp:inline distT="0" distB="0" distL="0" distR="0" wp14:anchorId="01053178" wp14:editId="338A2661">
            <wp:extent cx="2284445" cy="1814170"/>
            <wp:effectExtent l="19050" t="19050" r="20955" b="152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13787" cy="1837472"/>
                    </a:xfrm>
                    <a:prstGeom prst="rect">
                      <a:avLst/>
                    </a:prstGeom>
                    <a:noFill/>
                    <a:ln>
                      <a:solidFill>
                        <a:schemeClr val="tx1"/>
                      </a:solidFill>
                    </a:ln>
                  </pic:spPr>
                </pic:pic>
              </a:graphicData>
            </a:graphic>
          </wp:inline>
        </w:drawing>
      </w:r>
      <w:r w:rsidR="00DE2AEC">
        <w:t xml:space="preserve">  </w:t>
      </w:r>
      <w:r w:rsidR="00DE2AEC">
        <w:tab/>
      </w:r>
      <w:r w:rsidR="00DE2AEC">
        <w:tab/>
      </w:r>
      <w:r w:rsidR="00DE2AEC">
        <w:tab/>
      </w:r>
      <w:r w:rsidR="00DE2AEC">
        <w:rPr>
          <w:noProof/>
        </w:rPr>
        <w:drawing>
          <wp:inline distT="0" distB="0" distL="0" distR="0" wp14:anchorId="6051A41B" wp14:editId="06E34E4B">
            <wp:extent cx="1619470" cy="1590117"/>
            <wp:effectExtent l="19050" t="19050" r="19050" b="1016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55366" cy="1625362"/>
                    </a:xfrm>
                    <a:prstGeom prst="rect">
                      <a:avLst/>
                    </a:prstGeom>
                    <a:noFill/>
                    <a:ln>
                      <a:solidFill>
                        <a:schemeClr val="tx1"/>
                      </a:solidFill>
                    </a:ln>
                  </pic:spPr>
                </pic:pic>
              </a:graphicData>
            </a:graphic>
          </wp:inline>
        </w:drawing>
      </w:r>
      <w:r w:rsidR="00DE2AEC">
        <w:tab/>
      </w:r>
    </w:p>
    <w:p w14:paraId="0F954EBE" w14:textId="0C69AC26" w:rsidR="00DE2AEC" w:rsidRDefault="00DE2AEC" w:rsidP="00DE2AEC">
      <w:pPr>
        <w:pStyle w:val="Descripcin"/>
      </w:pPr>
      <w:bookmarkStart w:id="39" w:name="_Ref71629937"/>
      <w:r>
        <w:t xml:space="preserve">Figura </w:t>
      </w:r>
      <w:fldSimple w:instr=" SEQ Figura \* ARABIC ">
        <w:r w:rsidR="00EE5D20">
          <w:rPr>
            <w:noProof/>
          </w:rPr>
          <w:t>24</w:t>
        </w:r>
      </w:fldSimple>
      <w:bookmarkEnd w:id="39"/>
      <w:r>
        <w:t xml:space="preserve">: Resultados tras modificar </w:t>
      </w:r>
      <w:proofErr w:type="spellStart"/>
      <w:r>
        <w:t>SigmaR</w:t>
      </w:r>
      <w:proofErr w:type="spellEnd"/>
      <w:r>
        <w:t>.</w:t>
      </w:r>
      <w:r>
        <w:tab/>
      </w:r>
      <w:r>
        <w:tab/>
      </w:r>
      <w:r>
        <w:tab/>
      </w:r>
      <w:r>
        <w:tab/>
        <w:t xml:space="preserve">Figura </w:t>
      </w:r>
      <w:fldSimple w:instr=" SEQ Figura \* ARABIC ">
        <w:r w:rsidR="00EE5D20">
          <w:rPr>
            <w:noProof/>
          </w:rPr>
          <w:t>25</w:t>
        </w:r>
      </w:fldSimple>
      <w:r>
        <w:t>: Errores obtenidos (IV)</w:t>
      </w:r>
    </w:p>
    <w:p w14:paraId="6BB83334" w14:textId="6016BA42" w:rsidR="00EF53A7" w:rsidRDefault="00492CC6" w:rsidP="00131C8E">
      <w:r>
        <w:t xml:space="preserve">Al realizar la </w:t>
      </w:r>
      <w:r w:rsidR="00DE2AEC">
        <w:t>ú</w:t>
      </w:r>
      <w:r>
        <w:t xml:space="preserve">ltima modificación, pasando a una </w:t>
      </w:r>
      <w:proofErr w:type="spellStart"/>
      <w:r>
        <w:t>sigmaB</w:t>
      </w:r>
      <w:proofErr w:type="spellEnd"/>
      <w:r>
        <w:t xml:space="preserve"> tres veces mayor, se observa un aumento del error en theta bastante notable. El error en X y en Y también </w:t>
      </w:r>
      <w:proofErr w:type="gramStart"/>
      <w:r>
        <w:t>aumenta</w:t>
      </w:r>
      <w:proofErr w:type="gramEnd"/>
      <w:r>
        <w:t xml:space="preserve"> pero en menor proporción. Todo esto se refleja </w:t>
      </w:r>
      <w:r w:rsidR="00DE2AEC">
        <w:t>a continuación.</w:t>
      </w:r>
    </w:p>
    <w:p w14:paraId="4B63682A" w14:textId="6338C6AE" w:rsidR="00DE2AEC" w:rsidRDefault="00492CC6" w:rsidP="00DE2AEC">
      <w:pPr>
        <w:keepNext/>
      </w:pPr>
      <w:r>
        <w:rPr>
          <w:noProof/>
        </w:rPr>
        <w:drawing>
          <wp:inline distT="0" distB="0" distL="0" distR="0" wp14:anchorId="79A0F4AE" wp14:editId="571A40DB">
            <wp:extent cx="2117236" cy="1602029"/>
            <wp:effectExtent l="19050" t="19050" r="16510" b="177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34562" cy="1615139"/>
                    </a:xfrm>
                    <a:prstGeom prst="rect">
                      <a:avLst/>
                    </a:prstGeom>
                    <a:noFill/>
                    <a:ln>
                      <a:solidFill>
                        <a:schemeClr val="tx1"/>
                      </a:solidFill>
                    </a:ln>
                  </pic:spPr>
                </pic:pic>
              </a:graphicData>
            </a:graphic>
          </wp:inline>
        </w:drawing>
      </w:r>
      <w:r w:rsidR="00DE2AEC">
        <w:t xml:space="preserve">                                                        </w:t>
      </w:r>
      <w:r w:rsidR="00DE2AEC">
        <w:rPr>
          <w:noProof/>
        </w:rPr>
        <w:drawing>
          <wp:inline distT="0" distB="0" distL="0" distR="0" wp14:anchorId="37C765BD" wp14:editId="257335E1">
            <wp:extent cx="1411544" cy="1404980"/>
            <wp:effectExtent l="19050" t="19050" r="17780" b="2413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57427" cy="1450649"/>
                    </a:xfrm>
                    <a:prstGeom prst="rect">
                      <a:avLst/>
                    </a:prstGeom>
                    <a:noFill/>
                    <a:ln>
                      <a:solidFill>
                        <a:schemeClr val="tx1"/>
                      </a:solidFill>
                    </a:ln>
                  </pic:spPr>
                </pic:pic>
              </a:graphicData>
            </a:graphic>
          </wp:inline>
        </w:drawing>
      </w:r>
    </w:p>
    <w:p w14:paraId="444EDB5D" w14:textId="60F5B365" w:rsidR="00492CC6" w:rsidRPr="00492CC6" w:rsidRDefault="00DE2AEC" w:rsidP="00DE2AEC">
      <w:pPr>
        <w:pStyle w:val="Descripcin"/>
      </w:pPr>
      <w:bookmarkStart w:id="40" w:name="_Ref71629956"/>
      <w:r>
        <w:t xml:space="preserve">Figura </w:t>
      </w:r>
      <w:fldSimple w:instr=" SEQ Figura \* ARABIC ">
        <w:r w:rsidR="00EE5D20">
          <w:rPr>
            <w:noProof/>
          </w:rPr>
          <w:t>26</w:t>
        </w:r>
      </w:fldSimple>
      <w:bookmarkEnd w:id="40"/>
      <w:r>
        <w:t xml:space="preserve">: Resultados tras modificar </w:t>
      </w:r>
      <w:proofErr w:type="spellStart"/>
      <w:r>
        <w:t>SigmaB</w:t>
      </w:r>
      <w:proofErr w:type="spellEnd"/>
      <w:r>
        <w:t xml:space="preserve">                                                                         Figura </w:t>
      </w:r>
      <w:fldSimple w:instr=" SEQ Figura \* ARABIC ">
        <w:r w:rsidR="00EE5D20">
          <w:rPr>
            <w:noProof/>
          </w:rPr>
          <w:t>27</w:t>
        </w:r>
      </w:fldSimple>
      <w:r>
        <w:t>: Errores obtenidos (V)</w:t>
      </w:r>
    </w:p>
    <w:p w14:paraId="17E3DFE5" w14:textId="343A979E" w:rsidR="00A07A51" w:rsidRPr="00A07A51" w:rsidRDefault="007F3D3A" w:rsidP="00131C8E">
      <w:r>
        <w:t xml:space="preserve">Como conclusión podemos ver que al aumentar el ruido la posición real del robot varía más que el camino que sigue la </w:t>
      </w:r>
      <w:proofErr w:type="spellStart"/>
      <w:r>
        <w:t>odometr</w:t>
      </w:r>
      <w:r w:rsidR="00A67073">
        <w:t>í</w:t>
      </w:r>
      <w:r>
        <w:t>a</w:t>
      </w:r>
      <w:proofErr w:type="spellEnd"/>
      <w:r>
        <w:t xml:space="preserve">. Si disminuimos el error se acercará por lo tanto al camino de la </w:t>
      </w:r>
      <w:proofErr w:type="spellStart"/>
      <w:r>
        <w:t>odometría</w:t>
      </w:r>
      <w:proofErr w:type="spellEnd"/>
      <w:r>
        <w:t>, aumentando así la exactitud.</w:t>
      </w:r>
    </w:p>
    <w:p w14:paraId="3BBD4AEC" w14:textId="4B073DF7" w:rsidR="002A22BB" w:rsidRDefault="009E2250" w:rsidP="002A22BB">
      <w:pPr>
        <w:pStyle w:val="Ttulo1"/>
        <w:rPr>
          <w:sz w:val="36"/>
          <w:szCs w:val="36"/>
        </w:rPr>
      </w:pPr>
      <w:bookmarkStart w:id="41" w:name="_Toc71648309"/>
      <w:r w:rsidRPr="00E9403E">
        <w:rPr>
          <w:sz w:val="36"/>
          <w:szCs w:val="36"/>
        </w:rPr>
        <w:lastRenderedPageBreak/>
        <w:t>Práctica</w:t>
      </w:r>
      <w:r w:rsidR="002A22BB" w:rsidRPr="00E9403E">
        <w:rPr>
          <w:sz w:val="36"/>
          <w:szCs w:val="36"/>
        </w:rPr>
        <w:t xml:space="preserve"> 3</w:t>
      </w:r>
      <w:r w:rsidRPr="00E9403E">
        <w:rPr>
          <w:sz w:val="36"/>
          <w:szCs w:val="36"/>
        </w:rPr>
        <w:t>: Evitar Obstáculos</w:t>
      </w:r>
      <w:bookmarkEnd w:id="41"/>
    </w:p>
    <w:p w14:paraId="6FE10A2A" w14:textId="77777777" w:rsidR="007D03EA" w:rsidRPr="007D03EA" w:rsidRDefault="007D03EA" w:rsidP="007D03EA"/>
    <w:p w14:paraId="5F72008D" w14:textId="110CFA44" w:rsidR="00E9403E" w:rsidRDefault="00E9403E" w:rsidP="00E9403E">
      <w:pPr>
        <w:pStyle w:val="Ttulo2"/>
      </w:pPr>
      <w:bookmarkStart w:id="42" w:name="_Toc71648310"/>
      <w:r>
        <w:t>Apartado 3.1</w:t>
      </w:r>
      <w:bookmarkEnd w:id="42"/>
    </w:p>
    <w:p w14:paraId="39E9C517" w14:textId="77777777" w:rsidR="00E9403E" w:rsidRPr="00E9403E" w:rsidRDefault="00E9403E" w:rsidP="00E9403E"/>
    <w:p w14:paraId="7CBF8F0B" w14:textId="1DD3BFCE" w:rsidR="002A22BB" w:rsidRPr="006030AE" w:rsidRDefault="002A22BB" w:rsidP="002A22BB">
      <w:pPr>
        <w:rPr>
          <w:b/>
          <w:bCs/>
        </w:rPr>
      </w:pPr>
      <w:r w:rsidRPr="006030AE">
        <w:rPr>
          <w:b/>
          <w:bCs/>
        </w:rPr>
        <w:t xml:space="preserve">Completar el script denominado plantilla para conseguir la navegación reactiva del robot según el método de campos potenciales. </w:t>
      </w:r>
    </w:p>
    <w:p w14:paraId="0C87BB3C" w14:textId="1F5FFAF5" w:rsidR="004C421A" w:rsidRDefault="0002055A" w:rsidP="002A22BB">
      <w:r>
        <w:t>Se ha</w:t>
      </w:r>
      <w:r w:rsidR="004C421A">
        <w:t xml:space="preserve"> hecho una función que se encarga de detectar los obstáculos del mapa, para ello hemos hecho dos bucles </w:t>
      </w:r>
      <w:proofErr w:type="spellStart"/>
      <w:r w:rsidR="004C421A">
        <w:t>for</w:t>
      </w:r>
      <w:proofErr w:type="spellEnd"/>
      <w:r w:rsidR="004C421A">
        <w:t xml:space="preserve"> de una amplitud X e Y, que serán las proporciones del mapa seleccionado. </w:t>
      </w:r>
      <w:r>
        <w:t xml:space="preserve"> Si se detecta un </w:t>
      </w:r>
      <w:r w:rsidR="0074779D">
        <w:t>píxel</w:t>
      </w:r>
      <w:r>
        <w:t xml:space="preserve"> de valor de valor 0, significará que </w:t>
      </w:r>
      <w:r w:rsidR="008F415E">
        <w:t xml:space="preserve">se ha encontrado </w:t>
      </w:r>
      <w:r>
        <w:t>un pixel negro y por lo tanto un o</w:t>
      </w:r>
      <w:r w:rsidR="008F415E">
        <w:t xml:space="preserve">bstáculo </w:t>
      </w:r>
      <w:r w:rsidR="00EB0989">
        <w:t xml:space="preserve">(ver </w:t>
      </w:r>
      <w:r w:rsidR="00EB0989">
        <w:fldChar w:fldCharType="begin"/>
      </w:r>
      <w:r w:rsidR="00EB0989">
        <w:instrText xml:space="preserve"> REF _Ref71628999 \h </w:instrText>
      </w:r>
      <w:r w:rsidR="00EB0989">
        <w:fldChar w:fldCharType="separate"/>
      </w:r>
      <w:r w:rsidR="00EB0989">
        <w:t xml:space="preserve">Figura </w:t>
      </w:r>
      <w:r w:rsidR="00EB0989">
        <w:rPr>
          <w:noProof/>
        </w:rPr>
        <w:t>3</w:t>
      </w:r>
      <w:r w:rsidR="00EB0989">
        <w:fldChar w:fldCharType="end"/>
      </w:r>
    </w:p>
    <w:p w14:paraId="280BDDD7" w14:textId="77777777" w:rsidR="00EB0989" w:rsidRDefault="008F415E" w:rsidP="00EB0989">
      <w:pPr>
        <w:keepNext/>
      </w:pPr>
      <w:r>
        <w:rPr>
          <w:noProof/>
        </w:rPr>
        <w:drawing>
          <wp:inline distT="0" distB="0" distL="0" distR="0" wp14:anchorId="160E20D4" wp14:editId="6971778A">
            <wp:extent cx="5400040" cy="2119630"/>
            <wp:effectExtent l="19050" t="19050" r="10160" b="139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119630"/>
                    </a:xfrm>
                    <a:prstGeom prst="rect">
                      <a:avLst/>
                    </a:prstGeom>
                    <a:ln>
                      <a:solidFill>
                        <a:schemeClr val="tx1"/>
                      </a:solidFill>
                    </a:ln>
                  </pic:spPr>
                </pic:pic>
              </a:graphicData>
            </a:graphic>
          </wp:inline>
        </w:drawing>
      </w:r>
    </w:p>
    <w:p w14:paraId="4C398A84" w14:textId="0508BB6F" w:rsidR="008F415E" w:rsidRDefault="00EB0989" w:rsidP="007D03EA">
      <w:pPr>
        <w:pStyle w:val="Descripcin"/>
        <w:jc w:val="center"/>
      </w:pPr>
      <w:bookmarkStart w:id="43" w:name="_Ref71628999"/>
      <w:r>
        <w:t xml:space="preserve">Figura </w:t>
      </w:r>
      <w:fldSimple w:instr=" SEQ Figura \* ARABIC ">
        <w:r w:rsidR="00EE5D20">
          <w:rPr>
            <w:noProof/>
          </w:rPr>
          <w:t>28</w:t>
        </w:r>
      </w:fldSimple>
      <w:bookmarkEnd w:id="43"/>
    </w:p>
    <w:p w14:paraId="3AA270ED" w14:textId="77308B2D" w:rsidR="0002055A" w:rsidRDefault="0002055A" w:rsidP="002A22BB">
      <w:r>
        <w:t xml:space="preserve">Mediante </w:t>
      </w:r>
      <w:r w:rsidR="008F415E">
        <w:t>las siguientes ecuaciones, proporcionadas en las diapositivas de clase, se han implementado dos funciones, para calcular la fuerza de atracción y de repulsión respectivamente (</w:t>
      </w:r>
      <w:r w:rsidR="008F415E" w:rsidRPr="007306DD">
        <w:t>ver ecuaciones 8 y 9</w:t>
      </w:r>
      <w:r w:rsidR="008F415E">
        <w:t>)</w:t>
      </w:r>
      <w:r w:rsidR="007306DD">
        <w:t>.</w:t>
      </w:r>
    </w:p>
    <w:tbl>
      <w:tblPr>
        <w:tblStyle w:val="Tablaconcuadrcula"/>
        <w:tblW w:w="12289"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3"/>
        <w:gridCol w:w="4088"/>
        <w:gridCol w:w="4088"/>
      </w:tblGrid>
      <w:tr w:rsidR="008F415E" w14:paraId="20AADE27" w14:textId="77777777" w:rsidTr="008F415E">
        <w:trPr>
          <w:trHeight w:val="377"/>
        </w:trPr>
        <w:tc>
          <w:tcPr>
            <w:tcW w:w="4113" w:type="dxa"/>
            <w:vAlign w:val="center"/>
          </w:tcPr>
          <w:p w14:paraId="708C57F0" w14:textId="1164D92D" w:rsidR="008F415E" w:rsidRDefault="000007CC" w:rsidP="00EA6CC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atr</m:t>
                    </m:r>
                  </m:sub>
                </m:sSub>
                <m:r>
                  <w:rPr>
                    <w:rFonts w:ascii="Cambria Math" w:hAnsi="Cambria Math"/>
                  </w:rPr>
                  <m:t>=</m:t>
                </m:r>
                <m:r>
                  <m:rPr>
                    <m:sty m:val="p"/>
                  </m:rPr>
                  <w:rPr>
                    <w:rFonts w:ascii="Cambria Math" w:hAnsi="Cambria Math" w:cs="Cambria Math"/>
                  </w:rPr>
                  <m:t>α</m:t>
                </m:r>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meta</m:t>
                    </m:r>
                  </m:sub>
                </m:sSub>
                <m:r>
                  <w:rPr>
                    <w:rFonts w:ascii="Cambria Math" w:hAnsi="Cambria Math"/>
                  </w:rPr>
                  <m:t>)</m:t>
                </m:r>
              </m:oMath>
            </m:oMathPara>
          </w:p>
        </w:tc>
        <w:tc>
          <w:tcPr>
            <w:tcW w:w="4088" w:type="dxa"/>
          </w:tcPr>
          <w:p w14:paraId="413F219F" w14:textId="199F1A69" w:rsidR="008F415E" w:rsidRDefault="0074779D" w:rsidP="00EA6CC1">
            <w:pPr>
              <w:pStyle w:val="Descripcin"/>
              <w:jc w:val="right"/>
            </w:pPr>
            <w:r>
              <w:t>(8)</w:t>
            </w:r>
          </w:p>
        </w:tc>
        <w:tc>
          <w:tcPr>
            <w:tcW w:w="4088" w:type="dxa"/>
            <w:vAlign w:val="center"/>
          </w:tcPr>
          <w:p w14:paraId="53167C49" w14:textId="067E95A2" w:rsidR="008F415E" w:rsidRDefault="008F415E" w:rsidP="00EA6CC1">
            <w:pPr>
              <w:pStyle w:val="Descripcin"/>
              <w:jc w:val="right"/>
            </w:pPr>
            <w:r>
              <w:t xml:space="preserve"> </w:t>
            </w:r>
            <w:bookmarkStart w:id="44" w:name="_Ref71705649"/>
            <w:r>
              <w:t>(</w:t>
            </w:r>
            <w:fldSimple w:instr=" SEQ ( \* ARABIC ">
              <w:r>
                <w:rPr>
                  <w:noProof/>
                </w:rPr>
                <w:t>8</w:t>
              </w:r>
            </w:fldSimple>
            <w:r>
              <w:t>)</w:t>
            </w:r>
            <w:bookmarkEnd w:id="44"/>
          </w:p>
        </w:tc>
      </w:tr>
      <w:tr w:rsidR="008F415E" w14:paraId="45CFE07C" w14:textId="77777777" w:rsidTr="008F415E">
        <w:trPr>
          <w:trHeight w:val="498"/>
        </w:trPr>
        <w:tc>
          <w:tcPr>
            <w:tcW w:w="4113" w:type="dxa"/>
            <w:vAlign w:val="center"/>
          </w:tcPr>
          <w:p w14:paraId="56194BA5" w14:textId="79F036CA" w:rsidR="008F415E" w:rsidRPr="0002055A" w:rsidRDefault="000007CC" w:rsidP="00EA6CC1">
            <w:pPr>
              <w:jc w:val="center"/>
            </w:pPr>
            <m:oMath>
              <m:sSub>
                <m:sSubPr>
                  <m:ctrlPr>
                    <w:rPr>
                      <w:rFonts w:ascii="Cambria Math" w:hAnsi="Cambria Math"/>
                      <w:i/>
                    </w:rPr>
                  </m:ctrlPr>
                </m:sSubPr>
                <m:e>
                  <m:r>
                    <w:rPr>
                      <w:rFonts w:ascii="Cambria Math" w:hAnsi="Cambria Math"/>
                    </w:rPr>
                    <m:t>F</m:t>
                  </m:r>
                </m:e>
                <m:sub>
                  <m:r>
                    <w:rPr>
                      <w:rFonts w:ascii="Cambria Math" w:hAnsi="Cambria Math"/>
                    </w:rPr>
                    <m:t>rep</m:t>
                  </m:r>
                </m:sub>
              </m:sSub>
            </m:oMath>
            <w:r w:rsidR="008F415E" w:rsidRPr="0002055A">
              <w:t xml:space="preserve"> = </w:t>
            </w:r>
            <m:oMath>
              <m:r>
                <m:rPr>
                  <m:sty m:val="p"/>
                </m:rPr>
                <w:rPr>
                  <w:rFonts w:ascii="Cambria Math" w:hAnsi="Cambria Math" w:cs="Cambria Math"/>
                </w:rPr>
                <m:t>β</m:t>
              </m:r>
              <m:r>
                <m:rPr>
                  <m:sty m:val="p"/>
                </m:rPr>
                <w:rPr>
                  <w:rFonts w:ascii="Cambria Math" w:hAnsi="Cambria Math"/>
                </w:rPr>
                <m:t xml:space="preserve"> </m:t>
              </m:r>
              <m:d>
                <m:dPr>
                  <m:ctrlPr>
                    <w:rPr>
                      <w:rFonts w:ascii="Cambria Math" w:hAnsi="Cambria Math"/>
                    </w:rPr>
                  </m:ctrlPr>
                </m:dPr>
                <m:e>
                  <m:f>
                    <m:fPr>
                      <m:ctrlPr>
                        <w:rPr>
                          <w:rFonts w:ascii="Cambria Math" w:hAnsi="Cambria Math"/>
                          <w:i/>
                        </w:rPr>
                      </m:ctrlPr>
                    </m:fPr>
                    <m:num>
                      <m:r>
                        <m:rPr>
                          <m:sty m:val="p"/>
                        </m:rPr>
                        <w:rPr>
                          <w:rFonts w:ascii="Cambria Math" w:hAnsi="Cambria Math"/>
                        </w:rPr>
                        <m:t xml:space="preserve"> 1 </m:t>
                      </m:r>
                    </m:num>
                    <m:den>
                      <m:sSub>
                        <m:sSubPr>
                          <m:ctrlPr>
                            <w:rPr>
                              <w:rFonts w:ascii="Cambria Math" w:hAnsi="Cambria Math"/>
                              <w:i/>
                            </w:rPr>
                          </m:ctrlPr>
                        </m:sSubPr>
                        <m:e>
                          <m:r>
                            <m:rPr>
                              <m:sty m:val="p"/>
                            </m:rPr>
                            <w:rPr>
                              <w:rFonts w:ascii="Cambria Math" w:hAnsi="Cambria Math" w:cs="Cambria Math"/>
                            </w:rPr>
                            <m:t>ρ</m:t>
                          </m:r>
                        </m:e>
                        <m:sub>
                          <m:r>
                            <w:rPr>
                              <w:rFonts w:ascii="Cambria Math" w:hAnsi="Cambria Math"/>
                            </w:rPr>
                            <m:t>dd</m:t>
                          </m:r>
                        </m:sub>
                      </m:sSub>
                    </m:den>
                  </m:f>
                  <m:r>
                    <w:rPr>
                      <w:rFonts w:ascii="Cambria Math" w:hAnsi="Cambria Math"/>
                    </w:rPr>
                    <m:t>-</m:t>
                  </m:r>
                  <m:f>
                    <m:fPr>
                      <m:ctrlPr>
                        <w:rPr>
                          <w:rFonts w:ascii="Cambria Math" w:hAnsi="Cambria Math"/>
                          <w:i/>
                        </w:rPr>
                      </m:ctrlPr>
                    </m:fPr>
                    <m:num>
                      <m:r>
                        <m:rPr>
                          <m:sty m:val="p"/>
                        </m:rPr>
                        <w:rPr>
                          <w:rFonts w:ascii="Cambria Math" w:hAnsi="Cambria Math"/>
                        </w:rPr>
                        <m:t xml:space="preserve"> 1 </m:t>
                      </m:r>
                    </m:num>
                    <m:den>
                      <m:r>
                        <w:rPr>
                          <w:rFonts w:ascii="Cambria Math" w:hAnsi="Cambria Math"/>
                        </w:rPr>
                        <m:t>D</m:t>
                      </m:r>
                    </m:den>
                  </m:f>
                  <m:ctrlPr>
                    <w:rPr>
                      <w:rFonts w:ascii="Cambria Math" w:hAnsi="Cambria Math"/>
                      <w:i/>
                    </w:rPr>
                  </m:ctrlPr>
                </m:e>
              </m:d>
              <m:r>
                <w:rPr>
                  <w:rFonts w:ascii="Cambria Math" w:hAnsi="Cambria Math"/>
                </w:rPr>
                <m:t>*</m:t>
              </m:r>
              <m:r>
                <m:rPr>
                  <m:sty m:val="p"/>
                </m:rPr>
                <w:rPr>
                  <w:rFonts w:ascii="Cambria Math" w:hAnsi="Cambria Math"/>
                </w:rPr>
                <m:t>(</m:t>
              </m:r>
              <m:f>
                <m:fPr>
                  <m:ctrlPr>
                    <w:rPr>
                      <w:rFonts w:ascii="Cambria Math" w:hAnsi="Cambria Math"/>
                      <w:i/>
                    </w:rPr>
                  </m:ctrlPr>
                </m:fPr>
                <m:num>
                  <m:r>
                    <m:rPr>
                      <m:sty m:val="p"/>
                    </m:rPr>
                    <w:rPr>
                      <w:rFonts w:ascii="Cambria Math" w:hAnsi="Cambria Math"/>
                    </w:rPr>
                    <m:t xml:space="preserve"> q-</m:t>
                  </m:r>
                  <m:sSub>
                    <m:sSubPr>
                      <m:ctrlPr>
                        <w:rPr>
                          <w:rFonts w:ascii="Cambria Math" w:hAnsi="Cambria Math"/>
                          <w:i/>
                        </w:rPr>
                      </m:ctrlPr>
                    </m:sSubPr>
                    <m:e>
                      <m:r>
                        <w:rPr>
                          <w:rFonts w:ascii="Cambria Math" w:hAnsi="Cambria Math"/>
                        </w:rPr>
                        <m:t>q</m:t>
                      </m:r>
                    </m:e>
                    <m:sub>
                      <m:r>
                        <w:rPr>
                          <w:rFonts w:ascii="Cambria Math" w:hAnsi="Cambria Math"/>
                        </w:rPr>
                        <m:t>meta</m:t>
                      </m:r>
                    </m:sub>
                  </m:sSub>
                </m:num>
                <m:den>
                  <m:sSup>
                    <m:sSupPr>
                      <m:ctrlPr>
                        <w:rPr>
                          <w:rFonts w:ascii="Cambria Math" w:hAnsi="Cambria Math"/>
                          <w:i/>
                        </w:rPr>
                      </m:ctrlPr>
                    </m:sSupPr>
                    <m:e>
                      <m:sSub>
                        <m:sSubPr>
                          <m:ctrlPr>
                            <w:rPr>
                              <w:rFonts w:ascii="Cambria Math" w:hAnsi="Cambria Math"/>
                              <w:i/>
                            </w:rPr>
                          </m:ctrlPr>
                        </m:sSubPr>
                        <m:e>
                          <m:r>
                            <m:rPr>
                              <m:sty m:val="p"/>
                            </m:rPr>
                            <w:rPr>
                              <w:rFonts w:ascii="Cambria Math" w:hAnsi="Cambria Math" w:cs="Cambria Math"/>
                            </w:rPr>
                            <m:t>ρ</m:t>
                          </m:r>
                        </m:e>
                        <m:sub>
                          <m:r>
                            <w:rPr>
                              <w:rFonts w:ascii="Cambria Math" w:hAnsi="Cambria Math"/>
                            </w:rPr>
                            <m:t>obs</m:t>
                          </m:r>
                        </m:sub>
                      </m:sSub>
                    </m:e>
                    <m:sup>
                      <m:r>
                        <w:rPr>
                          <w:rFonts w:ascii="Cambria Math" w:hAnsi="Cambria Math"/>
                        </w:rPr>
                        <m:t>2</m:t>
                      </m:r>
                    </m:sup>
                  </m:sSup>
                </m:den>
              </m:f>
              <m:r>
                <w:rPr>
                  <w:rFonts w:ascii="Cambria Math" w:hAnsi="Cambria Math"/>
                </w:rPr>
                <m:t>)</m:t>
              </m:r>
            </m:oMath>
          </w:p>
        </w:tc>
        <w:tc>
          <w:tcPr>
            <w:tcW w:w="4088" w:type="dxa"/>
          </w:tcPr>
          <w:p w14:paraId="2E3DF5A2" w14:textId="77777777" w:rsidR="0074779D" w:rsidRDefault="0074779D" w:rsidP="00EA6CC1">
            <w:pPr>
              <w:pStyle w:val="Descripcin"/>
              <w:jc w:val="right"/>
            </w:pPr>
          </w:p>
          <w:p w14:paraId="5E54C4A4" w14:textId="3C589AF8" w:rsidR="008F415E" w:rsidRDefault="0074779D" w:rsidP="00EA6CC1">
            <w:pPr>
              <w:pStyle w:val="Descripcin"/>
              <w:jc w:val="right"/>
            </w:pPr>
            <w:r>
              <w:t>(9)</w:t>
            </w:r>
          </w:p>
        </w:tc>
        <w:tc>
          <w:tcPr>
            <w:tcW w:w="4088" w:type="dxa"/>
            <w:vAlign w:val="center"/>
          </w:tcPr>
          <w:p w14:paraId="2377CBBD" w14:textId="2DF9AC53" w:rsidR="008F415E" w:rsidRDefault="008F415E" w:rsidP="00EA6CC1">
            <w:pPr>
              <w:pStyle w:val="Descripcin"/>
              <w:jc w:val="right"/>
            </w:pPr>
            <w:r>
              <w:t>(</w:t>
            </w:r>
            <w:fldSimple w:instr=" SEQ ( \* ARABIC ">
              <w:r>
                <w:rPr>
                  <w:noProof/>
                </w:rPr>
                <w:t>9</w:t>
              </w:r>
            </w:fldSimple>
            <w:r>
              <w:t>)</w:t>
            </w:r>
          </w:p>
        </w:tc>
      </w:tr>
    </w:tbl>
    <w:p w14:paraId="19411341" w14:textId="77777777" w:rsidR="0002055A" w:rsidRDefault="0002055A" w:rsidP="002A22BB"/>
    <w:p w14:paraId="63C58B79" w14:textId="2375F07E" w:rsidR="008F415E" w:rsidRDefault="008F415E" w:rsidP="002A22BB">
      <w:pPr>
        <w:rPr>
          <w:color w:val="FF0000"/>
        </w:rPr>
      </w:pPr>
      <w:r>
        <w:t>Dado que la fuerza de repulsión vale cero si no se cumple la condición, debemos emplear un condi</w:t>
      </w:r>
      <w:r w:rsidR="00A6345B">
        <w:t>ci</w:t>
      </w:r>
      <w:r>
        <w:t xml:space="preserve">onante IF, como se detalla en </w:t>
      </w:r>
      <w:r w:rsidR="007D03EA" w:rsidRPr="007D03EA">
        <w:t>Figura 1</w:t>
      </w:r>
      <w:r w:rsidR="0074779D">
        <w:t>grt</w:t>
      </w:r>
      <w:r w:rsidR="007D03EA" w:rsidRPr="007D03EA">
        <w:t>8.</w:t>
      </w:r>
    </w:p>
    <w:p w14:paraId="458EAD0B" w14:textId="77777777" w:rsidR="00981C6E" w:rsidRDefault="008F415E" w:rsidP="00981C6E">
      <w:pPr>
        <w:keepNext/>
        <w:jc w:val="center"/>
      </w:pPr>
      <w:r>
        <w:rPr>
          <w:noProof/>
        </w:rPr>
        <w:lastRenderedPageBreak/>
        <w:drawing>
          <wp:inline distT="0" distB="0" distL="0" distR="0" wp14:anchorId="10B58DBB" wp14:editId="3802C25B">
            <wp:extent cx="5400040" cy="2856865"/>
            <wp:effectExtent l="19050" t="19050" r="10160" b="196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56865"/>
                    </a:xfrm>
                    <a:prstGeom prst="rect">
                      <a:avLst/>
                    </a:prstGeom>
                    <a:ln>
                      <a:solidFill>
                        <a:schemeClr val="tx1"/>
                      </a:solidFill>
                    </a:ln>
                  </pic:spPr>
                </pic:pic>
              </a:graphicData>
            </a:graphic>
          </wp:inline>
        </w:drawing>
      </w:r>
    </w:p>
    <w:p w14:paraId="1606F4C5" w14:textId="232A5B42" w:rsidR="008F415E" w:rsidRDefault="00981C6E" w:rsidP="00981C6E">
      <w:pPr>
        <w:pStyle w:val="Descripcin"/>
        <w:jc w:val="center"/>
      </w:pPr>
      <w:r>
        <w:t xml:space="preserve">Figura </w:t>
      </w:r>
      <w:fldSimple w:instr=" SEQ Figura \* ARABIC ">
        <w:r w:rsidR="00EE5D20">
          <w:rPr>
            <w:noProof/>
          </w:rPr>
          <w:t>29</w:t>
        </w:r>
      </w:fldSimple>
    </w:p>
    <w:p w14:paraId="0ACE70F4" w14:textId="4E2671F0" w:rsidR="00007505" w:rsidRDefault="008F415E" w:rsidP="002A22BB">
      <w:pPr>
        <w:rPr>
          <w:color w:val="FF0000"/>
        </w:rPr>
      </w:pPr>
      <w:r>
        <w:t>Se implementa una sencilla función llamada Distancia que calcula la distancia que hay entre dos puntos, como se puede observar</w:t>
      </w:r>
      <w:r w:rsidR="007D03EA">
        <w:t xml:space="preserve"> en la Figura 19:</w:t>
      </w:r>
    </w:p>
    <w:p w14:paraId="1735F90E" w14:textId="77777777" w:rsidR="00981C6E" w:rsidRDefault="008F415E" w:rsidP="00981C6E">
      <w:pPr>
        <w:keepNext/>
      </w:pPr>
      <w:r>
        <w:rPr>
          <w:noProof/>
        </w:rPr>
        <w:drawing>
          <wp:inline distT="0" distB="0" distL="0" distR="0" wp14:anchorId="09DDB71D" wp14:editId="606B1A69">
            <wp:extent cx="5400040" cy="935355"/>
            <wp:effectExtent l="19050" t="19050" r="10160" b="171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935355"/>
                    </a:xfrm>
                    <a:prstGeom prst="rect">
                      <a:avLst/>
                    </a:prstGeom>
                    <a:ln>
                      <a:solidFill>
                        <a:schemeClr val="tx1"/>
                      </a:solidFill>
                    </a:ln>
                  </pic:spPr>
                </pic:pic>
              </a:graphicData>
            </a:graphic>
          </wp:inline>
        </w:drawing>
      </w:r>
    </w:p>
    <w:p w14:paraId="23FDC662" w14:textId="4EFBD227" w:rsidR="008F415E" w:rsidRDefault="00981C6E" w:rsidP="00981C6E">
      <w:pPr>
        <w:pStyle w:val="Descripcin"/>
        <w:jc w:val="center"/>
      </w:pPr>
      <w:r>
        <w:t xml:space="preserve">Figura </w:t>
      </w:r>
      <w:fldSimple w:instr=" SEQ Figura \* ARABIC ">
        <w:r w:rsidR="00EE5D20">
          <w:rPr>
            <w:noProof/>
          </w:rPr>
          <w:t>30</w:t>
        </w:r>
      </w:fldSimple>
    </w:p>
    <w:p w14:paraId="1BD29F12" w14:textId="701E352E" w:rsidR="00CF65A9" w:rsidRDefault="00CF65A9" w:rsidP="00CF65A9">
      <w:r>
        <w:t xml:space="preserve">Al ejecutar el programa, observamos </w:t>
      </w:r>
      <w:proofErr w:type="gramStart"/>
      <w:r>
        <w:t>que</w:t>
      </w:r>
      <w:proofErr w:type="gramEnd"/>
      <w:r>
        <w:t xml:space="preserve"> gracias al cálculo de las fuerzas de repulsión, el robot es capaz de esquivar los obstáculos y alejarse de ellos, consiguiendo llegar desde el punto inicial al final sin chocar contra ellos, tal y como se aprecia en la figura 20.</w:t>
      </w:r>
    </w:p>
    <w:p w14:paraId="1229A392" w14:textId="77777777" w:rsidR="00CF65A9" w:rsidRDefault="00CF65A9" w:rsidP="00CF65A9">
      <w:pPr>
        <w:keepNext/>
        <w:jc w:val="center"/>
      </w:pPr>
      <w:r>
        <w:rPr>
          <w:noProof/>
        </w:rPr>
        <w:lastRenderedPageBreak/>
        <w:drawing>
          <wp:inline distT="0" distB="0" distL="0" distR="0" wp14:anchorId="25C55587" wp14:editId="1E6ED30B">
            <wp:extent cx="3829050" cy="38766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29050" cy="3876675"/>
                    </a:xfrm>
                    <a:prstGeom prst="rect">
                      <a:avLst/>
                    </a:prstGeom>
                  </pic:spPr>
                </pic:pic>
              </a:graphicData>
            </a:graphic>
          </wp:inline>
        </w:drawing>
      </w:r>
    </w:p>
    <w:p w14:paraId="51EB28AF" w14:textId="6DD89189" w:rsidR="00CF65A9" w:rsidRPr="00CF65A9" w:rsidRDefault="00CF65A9" w:rsidP="00CF65A9">
      <w:pPr>
        <w:pStyle w:val="Descripcin"/>
        <w:jc w:val="center"/>
      </w:pPr>
      <w:r>
        <w:t xml:space="preserve">Figura </w:t>
      </w:r>
      <w:fldSimple w:instr=" SEQ Figura \* ARABIC ">
        <w:r w:rsidR="00EE5D20">
          <w:rPr>
            <w:noProof/>
          </w:rPr>
          <w:t>31</w:t>
        </w:r>
      </w:fldSimple>
    </w:p>
    <w:p w14:paraId="65FD943A" w14:textId="4D3A954A" w:rsidR="00E9403E" w:rsidRDefault="00E9403E" w:rsidP="00E9403E">
      <w:pPr>
        <w:pStyle w:val="Ttulo2"/>
      </w:pPr>
      <w:bookmarkStart w:id="45" w:name="_Toc71648311"/>
      <w:r>
        <w:t>Apartado 3.2</w:t>
      </w:r>
      <w:bookmarkEnd w:id="45"/>
    </w:p>
    <w:p w14:paraId="5B7E22E1" w14:textId="77777777" w:rsidR="00E9403E" w:rsidRPr="00E9403E" w:rsidRDefault="00E9403E" w:rsidP="00E9403E"/>
    <w:p w14:paraId="2A6FBD96" w14:textId="624E0408" w:rsidR="002A22BB" w:rsidRPr="006030AE" w:rsidRDefault="002A22BB" w:rsidP="002A22BB">
      <w:pPr>
        <w:rPr>
          <w:b/>
          <w:bCs/>
        </w:rPr>
      </w:pPr>
      <w:r w:rsidRPr="006030AE">
        <w:rPr>
          <w:b/>
          <w:bCs/>
        </w:rPr>
        <w:t xml:space="preserve">Modificar adecuadamente el programa de Matlab anterior para permitir poder elegir cualquier origen y destino sobre el mapa, empleando para ello la función </w:t>
      </w:r>
      <w:proofErr w:type="spellStart"/>
      <w:proofErr w:type="gramStart"/>
      <w:r w:rsidRPr="006030AE">
        <w:rPr>
          <w:b/>
          <w:bCs/>
        </w:rPr>
        <w:t>ginput</w:t>
      </w:r>
      <w:proofErr w:type="spellEnd"/>
      <w:r w:rsidRPr="006030AE">
        <w:rPr>
          <w:b/>
          <w:bCs/>
        </w:rPr>
        <w:t>(</w:t>
      </w:r>
      <w:proofErr w:type="gramEnd"/>
      <w:r w:rsidRPr="006030AE">
        <w:rPr>
          <w:b/>
          <w:bCs/>
        </w:rPr>
        <w:t xml:space="preserve">). </w:t>
      </w:r>
    </w:p>
    <w:p w14:paraId="17858403" w14:textId="493BEA3A" w:rsidR="006030AE" w:rsidRDefault="008F415E" w:rsidP="002A22BB">
      <w:pPr>
        <w:rPr>
          <w:color w:val="FF0000"/>
        </w:rPr>
      </w:pPr>
      <w:r>
        <w:t xml:space="preserve">Dado que en este aparto se pide poder elegir de manera manual la posición de inicio y de final, lo que se ha realizado es una función que muestre en pantalla un mensaje para que el usuario elija un punto de inicio y al hacer </w:t>
      </w:r>
      <w:r w:rsidR="00CF65A9">
        <w:t>clic</w:t>
      </w:r>
      <w:r>
        <w:t xml:space="preserve"> se guardará es punto como entrada. De la misma manera se hace con el punto final. Esto se puede ver desarrollado en </w:t>
      </w:r>
      <w:r w:rsidRPr="00CF65A9">
        <w:t xml:space="preserve">la </w:t>
      </w:r>
      <w:r w:rsidR="00CF65A9" w:rsidRPr="00CF65A9">
        <w:t>Figura 21</w:t>
      </w:r>
      <w:r w:rsidR="00A6345B" w:rsidRPr="00CF65A9">
        <w:t>:</w:t>
      </w:r>
    </w:p>
    <w:p w14:paraId="6D929AEA" w14:textId="77777777" w:rsidR="00981C6E" w:rsidRDefault="00A6345B" w:rsidP="00981C6E">
      <w:pPr>
        <w:keepNext/>
      </w:pPr>
      <w:r>
        <w:rPr>
          <w:noProof/>
        </w:rPr>
        <w:lastRenderedPageBreak/>
        <w:drawing>
          <wp:inline distT="0" distB="0" distL="0" distR="0" wp14:anchorId="61DC822B" wp14:editId="208BF44A">
            <wp:extent cx="5400040" cy="2648585"/>
            <wp:effectExtent l="19050" t="19050" r="10160" b="184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648585"/>
                    </a:xfrm>
                    <a:prstGeom prst="rect">
                      <a:avLst/>
                    </a:prstGeom>
                    <a:ln>
                      <a:solidFill>
                        <a:schemeClr val="tx1"/>
                      </a:solidFill>
                    </a:ln>
                  </pic:spPr>
                </pic:pic>
              </a:graphicData>
            </a:graphic>
          </wp:inline>
        </w:drawing>
      </w:r>
    </w:p>
    <w:p w14:paraId="62810DF7" w14:textId="38D6AABC" w:rsidR="00A6345B" w:rsidRPr="008F415E" w:rsidRDefault="00981C6E" w:rsidP="00981C6E">
      <w:pPr>
        <w:pStyle w:val="Descripcin"/>
        <w:jc w:val="center"/>
        <w:rPr>
          <w:color w:val="FF0000"/>
        </w:rPr>
      </w:pPr>
      <w:r>
        <w:t xml:space="preserve">Figura </w:t>
      </w:r>
      <w:fldSimple w:instr=" SEQ Figura \* ARABIC ">
        <w:r w:rsidR="00EE5D20">
          <w:rPr>
            <w:noProof/>
          </w:rPr>
          <w:t>32</w:t>
        </w:r>
      </w:fldSimple>
    </w:p>
    <w:p w14:paraId="0F6920D4" w14:textId="274342AD" w:rsidR="00A6345B" w:rsidRDefault="00CF65A9" w:rsidP="002A22BB">
      <w:r>
        <w:t>Tras implementar el código, se nos permite elegir un punto de inicio y otro de destino en el propio mapa. En la Figura 22 se observa el robot esquivando los obstáculos para alcanzar el punto de destino elegido.</w:t>
      </w:r>
    </w:p>
    <w:p w14:paraId="1A90AD77" w14:textId="77777777" w:rsidR="00CF65A9" w:rsidRDefault="00CF65A9" w:rsidP="00CF65A9">
      <w:pPr>
        <w:keepNext/>
        <w:jc w:val="center"/>
      </w:pPr>
      <w:r>
        <w:rPr>
          <w:noProof/>
        </w:rPr>
        <w:drawing>
          <wp:inline distT="0" distB="0" distL="0" distR="0" wp14:anchorId="029B5A9A" wp14:editId="1CEF6FE8">
            <wp:extent cx="2847975" cy="2828925"/>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47975" cy="2828925"/>
                    </a:xfrm>
                    <a:prstGeom prst="rect">
                      <a:avLst/>
                    </a:prstGeom>
                  </pic:spPr>
                </pic:pic>
              </a:graphicData>
            </a:graphic>
          </wp:inline>
        </w:drawing>
      </w:r>
    </w:p>
    <w:p w14:paraId="5A61A6D6" w14:textId="3A86E684" w:rsidR="00CF65A9" w:rsidRDefault="00CF65A9" w:rsidP="00CF65A9">
      <w:pPr>
        <w:pStyle w:val="Descripcin"/>
        <w:jc w:val="center"/>
      </w:pPr>
      <w:r>
        <w:t xml:space="preserve">Figura </w:t>
      </w:r>
      <w:fldSimple w:instr=" SEQ Figura \* ARABIC ">
        <w:r w:rsidR="00EE5D20">
          <w:rPr>
            <w:noProof/>
          </w:rPr>
          <w:t>33</w:t>
        </w:r>
      </w:fldSimple>
    </w:p>
    <w:p w14:paraId="3CE67F93" w14:textId="08E21CBA" w:rsidR="00E9403E" w:rsidRDefault="00E9403E" w:rsidP="00E9403E">
      <w:pPr>
        <w:pStyle w:val="Ttulo2"/>
      </w:pPr>
      <w:bookmarkStart w:id="46" w:name="_Toc71648312"/>
      <w:r>
        <w:t>Apartado 3.3</w:t>
      </w:r>
      <w:bookmarkEnd w:id="46"/>
    </w:p>
    <w:p w14:paraId="6574CF1E" w14:textId="77777777" w:rsidR="00E9403E" w:rsidRPr="00E9403E" w:rsidRDefault="00E9403E" w:rsidP="00E9403E"/>
    <w:p w14:paraId="6770A61A" w14:textId="5436E157" w:rsidR="002A22BB" w:rsidRDefault="002A22BB" w:rsidP="00E9403E">
      <w:pPr>
        <w:rPr>
          <w:b/>
          <w:bCs/>
        </w:rPr>
      </w:pPr>
      <w:r w:rsidRPr="00E9403E">
        <w:rPr>
          <w:b/>
          <w:bCs/>
        </w:rPr>
        <w:t>Realizar varios experimentos con diferentes orígenes y destinos. Cambiar los parámetros del método, como α y β, o cualquier otro, para tratar de mejorar la situación. Poner el destino y origen en una situación de mínimo local (situación de trampa local), ¿es posible que el método pueda encontrar la solución sin modificarlo y cambiando solo los parámetros anteriormente mencionados?</w:t>
      </w:r>
    </w:p>
    <w:p w14:paraId="586FBC04" w14:textId="0B76C7EA" w:rsidR="00CF65A9" w:rsidRDefault="000910FD" w:rsidP="00E9403E">
      <w:r>
        <w:lastRenderedPageBreak/>
        <w:t>Este método de navegación presenta un inconveniente, y este es que alcanza situaciones en las que se encuentra un mínimo local que provoca que las fuerzas de repulsión bloqueen el movimiento en todas las direcciones.</w:t>
      </w:r>
    </w:p>
    <w:p w14:paraId="66E0219D" w14:textId="465400A4" w:rsidR="000910FD" w:rsidRDefault="000910FD" w:rsidP="00E9403E">
      <w:r>
        <w:t>Otro de los casos en los que se encuentra un mínimo local es en situaciones como la dada en la Figura 23, en la que el robot no encuentra la forma de llegar al destino rodeando el obstáculo sin alejarse de él, por lo que se detiene.</w:t>
      </w:r>
    </w:p>
    <w:p w14:paraId="0C19351F" w14:textId="77777777" w:rsidR="000910FD" w:rsidRDefault="000910FD" w:rsidP="000910FD">
      <w:pPr>
        <w:keepNext/>
        <w:jc w:val="center"/>
      </w:pPr>
      <w:r>
        <w:rPr>
          <w:noProof/>
        </w:rPr>
        <w:drawing>
          <wp:inline distT="0" distB="0" distL="0" distR="0" wp14:anchorId="0861F694" wp14:editId="313D4EAE">
            <wp:extent cx="2762250" cy="28384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2250" cy="2838450"/>
                    </a:xfrm>
                    <a:prstGeom prst="rect">
                      <a:avLst/>
                    </a:prstGeom>
                  </pic:spPr>
                </pic:pic>
              </a:graphicData>
            </a:graphic>
          </wp:inline>
        </w:drawing>
      </w:r>
    </w:p>
    <w:p w14:paraId="47E6996E" w14:textId="1AF1C366" w:rsidR="000910FD" w:rsidRDefault="000910FD" w:rsidP="000910FD">
      <w:pPr>
        <w:pStyle w:val="Descripcin"/>
        <w:jc w:val="center"/>
      </w:pPr>
      <w:r>
        <w:t xml:space="preserve">Figura </w:t>
      </w:r>
      <w:fldSimple w:instr=" SEQ Figura \* ARABIC ">
        <w:r w:rsidR="00EE5D20">
          <w:rPr>
            <w:noProof/>
          </w:rPr>
          <w:t>34</w:t>
        </w:r>
      </w:fldSimple>
    </w:p>
    <w:p w14:paraId="6E1FDFE2" w14:textId="49C6BC20" w:rsidR="000910FD" w:rsidRDefault="000910FD" w:rsidP="00E9403E">
      <w:r>
        <w:t>Al probar a modificar los parámetros, nos damos cuenta de que, al aumentar el valor de beta, aunque el robot debería acercarse menos a los obstáculos, no hay un cambio sustancial en el resultado obtenido.</w:t>
      </w:r>
    </w:p>
    <w:p w14:paraId="23FBBF89" w14:textId="32537CC7" w:rsidR="000910FD" w:rsidRDefault="000910FD" w:rsidP="00E9403E">
      <w:r>
        <w:t xml:space="preserve">Al cambiar el valor de alfa, igual que en el caso anterior, no hay un gran </w:t>
      </w:r>
      <w:proofErr w:type="gramStart"/>
      <w:r>
        <w:t>cambio</w:t>
      </w:r>
      <w:proofErr w:type="gramEnd"/>
      <w:r>
        <w:t xml:space="preserve"> aunque se suaviza la trayectoria, alejándose ligeramente más de los obstáculos.</w:t>
      </w:r>
    </w:p>
    <w:p w14:paraId="04069802" w14:textId="4506D62E" w:rsidR="000910FD" w:rsidRPr="00CF65A9" w:rsidRDefault="000910FD" w:rsidP="00E9403E">
      <w:r>
        <w:t>Estos dos parámetros por sí mismos no consiguen solucionar el problema de los mínimos locales.</w:t>
      </w:r>
    </w:p>
    <w:p w14:paraId="53A22431" w14:textId="36ED401B" w:rsidR="002D423D" w:rsidRDefault="00020056" w:rsidP="002D423D">
      <w:pPr>
        <w:pStyle w:val="Ttulo1"/>
        <w:rPr>
          <w:sz w:val="36"/>
          <w:szCs w:val="36"/>
        </w:rPr>
      </w:pPr>
      <w:r>
        <w:rPr>
          <w:b/>
          <w:bCs/>
        </w:rPr>
        <w:br w:type="page"/>
      </w:r>
      <w:bookmarkStart w:id="47" w:name="_Toc71648313"/>
      <w:r w:rsidR="009E2250" w:rsidRPr="00E9403E">
        <w:rPr>
          <w:sz w:val="36"/>
          <w:szCs w:val="36"/>
        </w:rPr>
        <w:lastRenderedPageBreak/>
        <w:t>Práctica</w:t>
      </w:r>
      <w:r w:rsidR="002D423D" w:rsidRPr="00E9403E">
        <w:rPr>
          <w:sz w:val="36"/>
          <w:szCs w:val="36"/>
        </w:rPr>
        <w:t xml:space="preserve"> 4</w:t>
      </w:r>
      <w:r w:rsidR="009E2250" w:rsidRPr="00E9403E">
        <w:rPr>
          <w:sz w:val="36"/>
          <w:szCs w:val="36"/>
        </w:rPr>
        <w:t>: Planificación de caminos (Dijkstra)</w:t>
      </w:r>
      <w:bookmarkEnd w:id="47"/>
    </w:p>
    <w:p w14:paraId="46C10A99" w14:textId="77777777" w:rsidR="00E9403E" w:rsidRPr="00E9403E" w:rsidRDefault="00E9403E" w:rsidP="00E9403E"/>
    <w:p w14:paraId="6AFFD5DA" w14:textId="76C071A9" w:rsidR="002D423D" w:rsidRDefault="002D423D" w:rsidP="002D423D">
      <w:pPr>
        <w:pStyle w:val="Ttulo2"/>
      </w:pPr>
      <w:bookmarkStart w:id="48" w:name="_Toc71648314"/>
      <w:r>
        <w:t>Apartado 4.1</w:t>
      </w:r>
      <w:bookmarkEnd w:id="48"/>
    </w:p>
    <w:p w14:paraId="4FD557AE" w14:textId="77777777" w:rsidR="00E9403E" w:rsidRPr="00E9403E" w:rsidRDefault="00E9403E" w:rsidP="00E9403E"/>
    <w:p w14:paraId="1DBCA9E4" w14:textId="2D2BC006" w:rsidR="00A67073" w:rsidRPr="002D423D" w:rsidRDefault="00A67073" w:rsidP="002D423D">
      <w:pPr>
        <w:rPr>
          <w:b/>
          <w:bCs/>
        </w:rPr>
      </w:pPr>
      <w:r w:rsidRPr="002D423D">
        <w:rPr>
          <w:b/>
          <w:bCs/>
        </w:rPr>
        <w:t xml:space="preserve">Implementar el algoritmo de Dijkstra como una función de Matlab que devuelva el coste y la ruta óptima a partir de un origen y un destino pasados como parámetros, además del mapa topológico o grafo, que se le pasará a la función como una matriz </w:t>
      </w:r>
      <w:proofErr w:type="spellStart"/>
      <w:r w:rsidRPr="002D423D">
        <w:rPr>
          <w:b/>
          <w:bCs/>
        </w:rPr>
        <w:t>NxN</w:t>
      </w:r>
      <w:proofErr w:type="spellEnd"/>
      <w:r w:rsidRPr="002D423D">
        <w:rPr>
          <w:b/>
          <w:bCs/>
        </w:rPr>
        <w:t>, que almacena el coste de llegar del nodo n1, como fila, al nodo n2, como columna. La función se debe implementar de forma que la llamada Dijkstra devuelva el coste de llegar desde el nodo origen al nodo destino, y un vector con la lista de nodos que componen la ruta (incluidos los nodos inicial y final).</w:t>
      </w:r>
    </w:p>
    <w:p w14:paraId="4B87A0AC" w14:textId="06042407" w:rsidR="00A67073" w:rsidRDefault="00A67073" w:rsidP="00A67073">
      <w:r>
        <w:t>El algoritmo de Dijkstra es conocido como algoritmo de caminos mínimo porque consiste en encontrar el camino más optimo posible teniendo en cuenta los costes de desplazamiento.</w:t>
      </w:r>
    </w:p>
    <w:p w14:paraId="67E6E733" w14:textId="18A9ED49" w:rsidR="00A67073" w:rsidRDefault="00A67073" w:rsidP="00A67073">
      <w:r>
        <w:t>Así pues, se van a realizar una serie de funciones que</w:t>
      </w:r>
      <w:r w:rsidR="00C533ED">
        <w:t>,</w:t>
      </w:r>
      <w:r>
        <w:t xml:space="preserve"> trabajando de manera coordinada, consigan hallar tanto el coste total del desplazamiento</w:t>
      </w:r>
      <w:r w:rsidR="00C533ED">
        <w:t>,</w:t>
      </w:r>
      <w:r>
        <w:t xml:space="preserve"> así como la ruta que seguirá dicho coste.</w:t>
      </w:r>
    </w:p>
    <w:p w14:paraId="4BDEA991" w14:textId="6A760F95" w:rsidR="00A67073" w:rsidRDefault="00A67073" w:rsidP="00A67073">
      <w:pPr>
        <w:rPr>
          <w:color w:val="FF0000"/>
        </w:rPr>
      </w:pPr>
      <w:r>
        <w:t>El mapa topológico seguido, el cual se detalla en la presentación es la siguiente</w:t>
      </w:r>
      <w:r w:rsidR="002E24FE">
        <w:t xml:space="preserve"> </w:t>
      </w:r>
      <w:r w:rsidR="00020056">
        <w:t xml:space="preserve">(ver </w:t>
      </w:r>
      <w:r w:rsidR="00020056">
        <w:fldChar w:fldCharType="begin"/>
      </w:r>
      <w:r w:rsidR="00020056">
        <w:instrText xml:space="preserve"> REF _Ref71386163 \h </w:instrText>
      </w:r>
      <w:r w:rsidR="00020056">
        <w:fldChar w:fldCharType="separate"/>
      </w:r>
      <w:r w:rsidR="00020056">
        <w:t xml:space="preserve">Figura </w:t>
      </w:r>
      <w:r w:rsidR="00020056">
        <w:rPr>
          <w:noProof/>
        </w:rPr>
        <w:t>3</w:t>
      </w:r>
      <w:r w:rsidR="00020056">
        <w:fldChar w:fldCharType="end"/>
      </w:r>
      <w:r w:rsidR="00020056">
        <w:t>).</w:t>
      </w:r>
      <w:r>
        <w:t xml:space="preserve"> </w:t>
      </w:r>
    </w:p>
    <w:p w14:paraId="013206E0" w14:textId="77777777" w:rsidR="006049F6" w:rsidRDefault="00A67073" w:rsidP="00020056">
      <w:pPr>
        <w:keepNext/>
        <w:jc w:val="center"/>
      </w:pPr>
      <w:r>
        <w:rPr>
          <w:noProof/>
        </w:rPr>
        <w:drawing>
          <wp:inline distT="0" distB="0" distL="0" distR="0" wp14:anchorId="761643AE" wp14:editId="322DC1E9">
            <wp:extent cx="1629624" cy="1462840"/>
            <wp:effectExtent l="19050" t="19050" r="27940" b="2349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68448" cy="1497690"/>
                    </a:xfrm>
                    <a:prstGeom prst="rect">
                      <a:avLst/>
                    </a:prstGeom>
                    <a:ln>
                      <a:solidFill>
                        <a:schemeClr val="tx1"/>
                      </a:solidFill>
                    </a:ln>
                  </pic:spPr>
                </pic:pic>
              </a:graphicData>
            </a:graphic>
          </wp:inline>
        </w:drawing>
      </w:r>
    </w:p>
    <w:p w14:paraId="773E7E50" w14:textId="7B06CEAC" w:rsidR="006049F6" w:rsidRDefault="006049F6" w:rsidP="00020056">
      <w:pPr>
        <w:pStyle w:val="Descripcin"/>
        <w:jc w:val="center"/>
      </w:pPr>
      <w:bookmarkStart w:id="49" w:name="_Ref71386163"/>
      <w:r>
        <w:t xml:space="preserve">Figura </w:t>
      </w:r>
      <w:fldSimple w:instr=" SEQ Figura \* ARABIC ">
        <w:r w:rsidR="00EE5D20">
          <w:rPr>
            <w:noProof/>
          </w:rPr>
          <w:t>35</w:t>
        </w:r>
      </w:fldSimple>
      <w:bookmarkEnd w:id="49"/>
      <w:r>
        <w:t>: Mapa topológico de costes y nudos.</w:t>
      </w:r>
    </w:p>
    <w:p w14:paraId="684047A5" w14:textId="39D03B7A" w:rsidR="00A67073" w:rsidRDefault="006049F6" w:rsidP="00A67073">
      <w:r>
        <w:t>Si se representa dicho mapa en forma matricial, se consigue la siguiente matriz</w:t>
      </w:r>
      <w:r w:rsidR="00020056">
        <w:t xml:space="preserve"> (ver </w:t>
      </w:r>
      <w:r w:rsidR="00020056">
        <w:fldChar w:fldCharType="begin"/>
      </w:r>
      <w:r w:rsidR="00020056">
        <w:instrText xml:space="preserve"> REF _Ref71386364 \h </w:instrText>
      </w:r>
      <w:r w:rsidR="00020056">
        <w:fldChar w:fldCharType="separate"/>
      </w:r>
      <w:r w:rsidR="00020056">
        <w:t xml:space="preserve">Figura </w:t>
      </w:r>
      <w:r w:rsidR="00020056">
        <w:rPr>
          <w:noProof/>
        </w:rPr>
        <w:t>4</w:t>
      </w:r>
      <w:r w:rsidR="00020056">
        <w:fldChar w:fldCharType="end"/>
      </w:r>
      <w:r w:rsidR="00020056">
        <w:t>)</w:t>
      </w:r>
      <w:r>
        <w:t>:</w:t>
      </w:r>
    </w:p>
    <w:p w14:paraId="7C57AB89" w14:textId="77777777" w:rsidR="00020056" w:rsidRDefault="006049F6" w:rsidP="00020056">
      <w:pPr>
        <w:keepNext/>
        <w:jc w:val="center"/>
      </w:pPr>
      <w:r>
        <w:rPr>
          <w:noProof/>
        </w:rPr>
        <w:drawing>
          <wp:inline distT="0" distB="0" distL="0" distR="0" wp14:anchorId="3DFB1FD4" wp14:editId="6B94EF14">
            <wp:extent cx="1699052" cy="1204111"/>
            <wp:effectExtent l="19050" t="19050" r="15875" b="152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32871" cy="1228079"/>
                    </a:xfrm>
                    <a:prstGeom prst="rect">
                      <a:avLst/>
                    </a:prstGeom>
                    <a:ln>
                      <a:solidFill>
                        <a:schemeClr val="tx1"/>
                      </a:solidFill>
                    </a:ln>
                  </pic:spPr>
                </pic:pic>
              </a:graphicData>
            </a:graphic>
          </wp:inline>
        </w:drawing>
      </w:r>
    </w:p>
    <w:p w14:paraId="580188DA" w14:textId="7ABDF41D" w:rsidR="006049F6" w:rsidRDefault="00020056" w:rsidP="00020056">
      <w:pPr>
        <w:pStyle w:val="Descripcin"/>
        <w:jc w:val="center"/>
      </w:pPr>
      <w:bookmarkStart w:id="50" w:name="_Ref71386364"/>
      <w:r>
        <w:t xml:space="preserve">Figura </w:t>
      </w:r>
      <w:fldSimple w:instr=" SEQ Figura \* ARABIC ">
        <w:r w:rsidR="00EE5D20">
          <w:rPr>
            <w:noProof/>
          </w:rPr>
          <w:t>36</w:t>
        </w:r>
      </w:fldSimple>
      <w:bookmarkEnd w:id="50"/>
      <w:r>
        <w:t>: Matriz topológica de costes.</w:t>
      </w:r>
    </w:p>
    <w:p w14:paraId="4CBBD668" w14:textId="55F332D7" w:rsidR="006049F6" w:rsidRDefault="006049F6" w:rsidP="00A67073">
      <w:r>
        <w:t>Mediante la manipulación de dicha matriz, es como se conseguirá el camino mínimo deseado.</w:t>
      </w:r>
    </w:p>
    <w:p w14:paraId="6DF2508C" w14:textId="46918EA5" w:rsidR="006049F6" w:rsidRDefault="006049F6" w:rsidP="00A67073">
      <w:r>
        <w:t xml:space="preserve">Se implementa la función global </w:t>
      </w:r>
      <w:r>
        <w:rPr>
          <w:i/>
          <w:iCs/>
        </w:rPr>
        <w:t>Dijkstra</w:t>
      </w:r>
      <w:r>
        <w:t xml:space="preserve"> </w:t>
      </w:r>
      <w:r w:rsidR="00020056">
        <w:t xml:space="preserve">(ver </w:t>
      </w:r>
      <w:r w:rsidR="00020056">
        <w:fldChar w:fldCharType="begin"/>
      </w:r>
      <w:r w:rsidR="00020056">
        <w:instrText xml:space="preserve"> REF _Ref71386514 \h </w:instrText>
      </w:r>
      <w:r w:rsidR="00020056">
        <w:fldChar w:fldCharType="separate"/>
      </w:r>
      <w:r w:rsidR="00020056">
        <w:t xml:space="preserve">Figura </w:t>
      </w:r>
      <w:r w:rsidR="00020056">
        <w:rPr>
          <w:noProof/>
        </w:rPr>
        <w:t>5</w:t>
      </w:r>
      <w:r w:rsidR="00020056">
        <w:fldChar w:fldCharType="end"/>
      </w:r>
      <w:r w:rsidR="00020056">
        <w:t xml:space="preserve">) </w:t>
      </w:r>
      <w:r>
        <w:t xml:space="preserve"> que a su vez está compuesta por otras subfunciones.</w:t>
      </w:r>
    </w:p>
    <w:p w14:paraId="42AC4D0D" w14:textId="77777777" w:rsidR="00020056" w:rsidRDefault="00020056" w:rsidP="00020056">
      <w:pPr>
        <w:keepNext/>
        <w:jc w:val="center"/>
      </w:pPr>
      <w:r>
        <w:rPr>
          <w:noProof/>
        </w:rPr>
        <w:lastRenderedPageBreak/>
        <w:drawing>
          <wp:inline distT="0" distB="0" distL="0" distR="0" wp14:anchorId="0869EE2E" wp14:editId="60023BF8">
            <wp:extent cx="5962650" cy="8158679"/>
            <wp:effectExtent l="19050" t="19050" r="19050" b="139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58404" cy="8289699"/>
                    </a:xfrm>
                    <a:prstGeom prst="rect">
                      <a:avLst/>
                    </a:prstGeom>
                    <a:ln>
                      <a:solidFill>
                        <a:schemeClr val="tx1"/>
                      </a:solidFill>
                    </a:ln>
                  </pic:spPr>
                </pic:pic>
              </a:graphicData>
            </a:graphic>
          </wp:inline>
        </w:drawing>
      </w:r>
    </w:p>
    <w:p w14:paraId="036289B7" w14:textId="1D5C644F" w:rsidR="00020056" w:rsidRDefault="00020056" w:rsidP="00020056">
      <w:pPr>
        <w:pStyle w:val="Descripcin"/>
        <w:jc w:val="center"/>
      </w:pPr>
      <w:bookmarkStart w:id="51" w:name="_Ref71386514"/>
      <w:r>
        <w:t xml:space="preserve">Figura </w:t>
      </w:r>
      <w:fldSimple w:instr=" SEQ Figura \* ARABIC ">
        <w:r w:rsidR="00EE5D20">
          <w:rPr>
            <w:noProof/>
          </w:rPr>
          <w:t>37</w:t>
        </w:r>
      </w:fldSimple>
      <w:bookmarkEnd w:id="51"/>
      <w:r>
        <w:t>: Función Dijkstra implementada.</w:t>
      </w:r>
    </w:p>
    <w:p w14:paraId="0E5879E7" w14:textId="2876EF1C" w:rsidR="00FD4822" w:rsidRDefault="006049F6" w:rsidP="00A67073">
      <w:r>
        <w:lastRenderedPageBreak/>
        <w:t>Antes de proceder a la explicación de dicha función y dado que utiliza otras subfunciones, se va a detallar en primer lugar el procedimiento de cada sub</w:t>
      </w:r>
      <w:r w:rsidR="00E9403E">
        <w:t>f</w:t>
      </w:r>
      <w:r>
        <w:t xml:space="preserve">unción y </w:t>
      </w:r>
      <w:r w:rsidR="00E9403E">
        <w:t>después</w:t>
      </w:r>
      <w:r>
        <w:t xml:space="preserve"> el código general anteriormente mostrad</w:t>
      </w:r>
      <w:r w:rsidR="00C533ED">
        <w:t>o.</w:t>
      </w:r>
    </w:p>
    <w:p w14:paraId="7C26417D" w14:textId="4D30C0FC" w:rsidR="009068C2" w:rsidRDefault="00FD4822" w:rsidP="00A67073">
      <w:r>
        <w:t xml:space="preserve">La función </w:t>
      </w:r>
      <w:r w:rsidR="00C533ED">
        <w:t>Default</w:t>
      </w:r>
      <w:r>
        <w:t xml:space="preserve"> </w:t>
      </w:r>
      <w:r w:rsidR="00020056">
        <w:t xml:space="preserve">(ver </w:t>
      </w:r>
      <w:r w:rsidR="00020056">
        <w:fldChar w:fldCharType="begin"/>
      </w:r>
      <w:r w:rsidR="00020056">
        <w:instrText xml:space="preserve"> REF _Ref71386589 \h </w:instrText>
      </w:r>
      <w:r w:rsidR="00020056">
        <w:fldChar w:fldCharType="separate"/>
      </w:r>
      <w:r w:rsidR="00020056">
        <w:t xml:space="preserve">Figura </w:t>
      </w:r>
      <w:r w:rsidR="00020056">
        <w:rPr>
          <w:noProof/>
        </w:rPr>
        <w:t>6</w:t>
      </w:r>
      <w:r w:rsidR="00020056">
        <w:fldChar w:fldCharType="end"/>
      </w:r>
      <w:r w:rsidR="00020056">
        <w:t>)</w:t>
      </w:r>
      <w:r>
        <w:t>, tiene como entrada la matriz topológica de costes</w:t>
      </w:r>
      <w:r w:rsidR="00C533ED">
        <w:t>. E</w:t>
      </w:r>
      <w:r>
        <w:t xml:space="preserve">n primer lee y almacena el tamaño de matriz topológica de costes y se comprueba que la matriz es simétrica, es decir, tiene </w:t>
      </w:r>
      <w:r w:rsidR="009068C2">
        <w:t>el mismo número de columnas. En caso contrario significaría que la matriz topológica de costes no proporciona los costes asociados a todos los caminos pos</w:t>
      </w:r>
      <w:ins w:id="52" w:author="Daniel Triano Moreno" w:date="2021-05-06T18:17:00Z">
        <w:r w:rsidR="009068C2">
          <w:t>ibl</w:t>
        </w:r>
      </w:ins>
      <w:r w:rsidR="009068C2">
        <w:t>es.</w:t>
      </w:r>
    </w:p>
    <w:p w14:paraId="43B02332" w14:textId="77777777" w:rsidR="00020056" w:rsidRDefault="00C533ED" w:rsidP="00020056">
      <w:pPr>
        <w:keepNext/>
      </w:pPr>
      <w:r>
        <w:rPr>
          <w:noProof/>
        </w:rPr>
        <w:drawing>
          <wp:inline distT="0" distB="0" distL="0" distR="0" wp14:anchorId="5A6A45AA" wp14:editId="087C7C86">
            <wp:extent cx="4997734" cy="1808329"/>
            <wp:effectExtent l="19050" t="19050" r="12700" b="209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97734" cy="1808329"/>
                    </a:xfrm>
                    <a:prstGeom prst="rect">
                      <a:avLst/>
                    </a:prstGeom>
                    <a:ln>
                      <a:solidFill>
                        <a:schemeClr val="tx1"/>
                      </a:solidFill>
                    </a:ln>
                  </pic:spPr>
                </pic:pic>
              </a:graphicData>
            </a:graphic>
          </wp:inline>
        </w:drawing>
      </w:r>
    </w:p>
    <w:p w14:paraId="01491EF5" w14:textId="52E67C78" w:rsidR="00C533ED" w:rsidRDefault="00020056" w:rsidP="00020056">
      <w:pPr>
        <w:pStyle w:val="Descripcin"/>
        <w:jc w:val="center"/>
      </w:pPr>
      <w:bookmarkStart w:id="53" w:name="_Ref71386589"/>
      <w:r>
        <w:t xml:space="preserve">Figura </w:t>
      </w:r>
      <w:fldSimple w:instr=" SEQ Figura \* ARABIC ">
        <w:r w:rsidR="00EE5D20">
          <w:rPr>
            <w:noProof/>
          </w:rPr>
          <w:t>38</w:t>
        </w:r>
      </w:fldSimple>
      <w:bookmarkEnd w:id="53"/>
      <w:r>
        <w:t>: Función Default.</w:t>
      </w:r>
    </w:p>
    <w:p w14:paraId="625895EF" w14:textId="19093E83" w:rsidR="00030C74" w:rsidRDefault="009068C2" w:rsidP="00A67073">
      <w:r>
        <w:t xml:space="preserve">En función del tamaño de la matriz simétrica se crea una matriz con tantas filas como nodos hay. Además, dicha matriz tiene tres columnas. La primera de ellas está enumerada del 1 hasta f, dado que f es el tamaño de la matriz que estamos analizando, pues recordemos que es simétrica. Dicha primera columna representará pues todos los nodos presentes en nuestro sistema. La segunda y la tercera, en la primera iteración se inicializarán </w:t>
      </w:r>
      <w:r w:rsidR="00030C74">
        <w:t>en infinito, dado que no se sabe en dicha primera iteración si por ejemplo del punto uno se puede ir al punto 4 y su coste asociado</w:t>
      </w:r>
      <w:r>
        <w:t>. La tercera representa el punto al que se desplaza y la segunda el coste referido a desplazarse desde el punto marcado por la primera columna, hacia el nodo marcado por el de la tercera.</w:t>
      </w:r>
    </w:p>
    <w:p w14:paraId="028ED188" w14:textId="56E6365E" w:rsidR="00030C74" w:rsidRDefault="00030C74" w:rsidP="00A67073">
      <w:r>
        <w:t xml:space="preserve">La función </w:t>
      </w:r>
      <w:proofErr w:type="spellStart"/>
      <w:r w:rsidR="00C533ED" w:rsidRPr="00C533ED">
        <w:rPr>
          <w:i/>
          <w:iCs/>
        </w:rPr>
        <w:t>ReorganizarMatriz</w:t>
      </w:r>
      <w:proofErr w:type="spellEnd"/>
      <w:r>
        <w:t xml:space="preserve"> (</w:t>
      </w:r>
      <w:r w:rsidR="00020056">
        <w:t xml:space="preserve">ver </w:t>
      </w:r>
      <w:r w:rsidR="00020056">
        <w:fldChar w:fldCharType="begin"/>
      </w:r>
      <w:r w:rsidR="00020056">
        <w:instrText xml:space="preserve"> REF _Ref71386654 \h </w:instrText>
      </w:r>
      <w:r w:rsidR="00020056">
        <w:fldChar w:fldCharType="separate"/>
      </w:r>
      <w:r w:rsidR="00020056">
        <w:t xml:space="preserve">Figura </w:t>
      </w:r>
      <w:r w:rsidR="00020056">
        <w:rPr>
          <w:noProof/>
        </w:rPr>
        <w:t>7</w:t>
      </w:r>
      <w:r w:rsidR="00020056">
        <w:fldChar w:fldCharType="end"/>
      </w:r>
      <w:r>
        <w:t>) tiene como entradas la matriz de infinitos previamente creada, el punto de origen dado al inicio, el de partida, la posición actual en la que se encuentra, el coste asociado a desplazarse al nodo siguiente y el nodo siguiente al que se quiere desplazar.</w:t>
      </w:r>
    </w:p>
    <w:p w14:paraId="0FA1996A" w14:textId="77777777" w:rsidR="00020056" w:rsidRDefault="00C533ED" w:rsidP="00020056">
      <w:pPr>
        <w:keepNext/>
        <w:jc w:val="center"/>
      </w:pPr>
      <w:r>
        <w:rPr>
          <w:noProof/>
        </w:rPr>
        <w:drawing>
          <wp:inline distT="0" distB="0" distL="0" distR="0" wp14:anchorId="6C42C93C" wp14:editId="55FD188D">
            <wp:extent cx="5731773" cy="1419367"/>
            <wp:effectExtent l="19050" t="19050" r="21590" b="285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17943" cy="1465469"/>
                    </a:xfrm>
                    <a:prstGeom prst="rect">
                      <a:avLst/>
                    </a:prstGeom>
                    <a:ln>
                      <a:solidFill>
                        <a:schemeClr val="tx1"/>
                      </a:solidFill>
                    </a:ln>
                  </pic:spPr>
                </pic:pic>
              </a:graphicData>
            </a:graphic>
          </wp:inline>
        </w:drawing>
      </w:r>
    </w:p>
    <w:p w14:paraId="1B47C110" w14:textId="080F6267" w:rsidR="00C533ED" w:rsidRDefault="00020056" w:rsidP="00020056">
      <w:pPr>
        <w:pStyle w:val="Descripcin"/>
        <w:jc w:val="center"/>
      </w:pPr>
      <w:bookmarkStart w:id="54" w:name="_Ref71386654"/>
      <w:r>
        <w:t xml:space="preserve">Figura </w:t>
      </w:r>
      <w:fldSimple w:instr=" SEQ Figura \* ARABIC ">
        <w:r w:rsidR="00EE5D20">
          <w:rPr>
            <w:noProof/>
          </w:rPr>
          <w:t>39</w:t>
        </w:r>
      </w:fldSimple>
      <w:bookmarkEnd w:id="54"/>
      <w:r>
        <w:t xml:space="preserve">: Función </w:t>
      </w:r>
      <w:proofErr w:type="spellStart"/>
      <w:r>
        <w:t>ReorganizarMatriz</w:t>
      </w:r>
      <w:proofErr w:type="spellEnd"/>
      <w:r>
        <w:t>.</w:t>
      </w:r>
    </w:p>
    <w:p w14:paraId="5AC1C172" w14:textId="77777777" w:rsidR="00667723" w:rsidRDefault="00030C74" w:rsidP="00A67073">
      <w:r>
        <w:t>Se calcula nuevamente en esta función el tamaño de la matriz de infinitos, y se ordena toda la matriz en función de la primera columna. Se elimina el punto de partida de dicha matriz, pues no tiene lógica calcular el coste de desplazarte hacia donde ya estás.</w:t>
      </w:r>
    </w:p>
    <w:p w14:paraId="5BB33E32" w14:textId="309838A4" w:rsidR="00FD4822" w:rsidRDefault="00030C74" w:rsidP="00A67073">
      <w:r>
        <w:lastRenderedPageBreak/>
        <w:t>Se reordena la matriz pues no nos interesa tener una fila solo de ceros, por lo tanto</w:t>
      </w:r>
      <w:r w:rsidR="00C533ED">
        <w:t>,</w:t>
      </w:r>
      <w:r>
        <w:t xml:space="preserve"> si hemos partido, por ejemplo, de</w:t>
      </w:r>
      <w:r w:rsidR="007938FA">
        <w:t>l nodo cuatro eliminaremos la fila cuatro y la fila cinco pasará a estar en la fila cuatro mediante transformaciones elementales de matrices y así sucesivamente.</w:t>
      </w:r>
    </w:p>
    <w:p w14:paraId="643C4A6A" w14:textId="1C9531C3" w:rsidR="006F00EC" w:rsidRDefault="007938FA" w:rsidP="006F00EC">
      <w:r>
        <w:t xml:space="preserve">La función </w:t>
      </w:r>
      <w:r w:rsidR="00C533ED" w:rsidRPr="00C533ED">
        <w:rPr>
          <w:i/>
          <w:iCs/>
        </w:rPr>
        <w:t>Alrededores</w:t>
      </w:r>
      <w:r>
        <w:t xml:space="preserve"> </w:t>
      </w:r>
      <w:r w:rsidR="00020056">
        <w:t xml:space="preserve">(ver </w:t>
      </w:r>
      <w:r w:rsidR="00020056">
        <w:fldChar w:fldCharType="begin"/>
      </w:r>
      <w:r w:rsidR="00020056">
        <w:instrText xml:space="preserve"> REF _Ref71386700 \h </w:instrText>
      </w:r>
      <w:r w:rsidR="00020056">
        <w:fldChar w:fldCharType="separate"/>
      </w:r>
      <w:r w:rsidR="00020056">
        <w:t xml:space="preserve">Figura </w:t>
      </w:r>
      <w:r w:rsidR="00020056">
        <w:rPr>
          <w:noProof/>
        </w:rPr>
        <w:t>8</w:t>
      </w:r>
      <w:r w:rsidR="00020056">
        <w:fldChar w:fldCharType="end"/>
      </w:r>
      <w:r w:rsidR="00020056">
        <w:t xml:space="preserve">) </w:t>
      </w:r>
      <w:r>
        <w:t xml:space="preserve">tiene como entradas </w:t>
      </w:r>
      <w:r w:rsidR="00C533ED">
        <w:t xml:space="preserve">la </w:t>
      </w:r>
      <w:r>
        <w:t>matriz</w:t>
      </w:r>
      <w:r w:rsidR="006F00EC">
        <w:t xml:space="preserve"> topológica de costes, la primera posición de la matriz de infinitos donde se está trabajando y la propia matriz de infinitos. Como se ha detallado anteriormente, la segunda columna hace referencia al coste de desplazamientos y será esta la variable entorno a la cual se reorganizará todo.  Mediante un bucle </w:t>
      </w:r>
      <w:proofErr w:type="spellStart"/>
      <w:r w:rsidR="006F00EC">
        <w:t>for</w:t>
      </w:r>
      <w:proofErr w:type="spellEnd"/>
      <w:r w:rsidR="006F00EC">
        <w:t xml:space="preserve"> se irán añadiendo los puntos a los que se puede desplazar partiendo del origen y posteriormente se reorganizará la matriz en función de los costes recién calculados.</w:t>
      </w:r>
    </w:p>
    <w:p w14:paraId="5D4B2CFF" w14:textId="77777777" w:rsidR="00020056" w:rsidRDefault="00C533ED" w:rsidP="00020056">
      <w:pPr>
        <w:keepNext/>
        <w:jc w:val="center"/>
      </w:pPr>
      <w:r>
        <w:rPr>
          <w:noProof/>
        </w:rPr>
        <w:drawing>
          <wp:inline distT="0" distB="0" distL="0" distR="0" wp14:anchorId="4DC8879E" wp14:editId="4E673CC0">
            <wp:extent cx="5132980" cy="3892593"/>
            <wp:effectExtent l="19050" t="19050" r="10795" b="1270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7650" cy="3956802"/>
                    </a:xfrm>
                    <a:prstGeom prst="rect">
                      <a:avLst/>
                    </a:prstGeom>
                    <a:ln>
                      <a:solidFill>
                        <a:schemeClr val="tx1"/>
                      </a:solidFill>
                    </a:ln>
                  </pic:spPr>
                </pic:pic>
              </a:graphicData>
            </a:graphic>
          </wp:inline>
        </w:drawing>
      </w:r>
    </w:p>
    <w:p w14:paraId="1BF0B6F3" w14:textId="37A5F159" w:rsidR="00C533ED" w:rsidRDefault="00020056" w:rsidP="00020056">
      <w:pPr>
        <w:pStyle w:val="Descripcin"/>
        <w:jc w:val="center"/>
      </w:pPr>
      <w:bookmarkStart w:id="55" w:name="_Ref71386700"/>
      <w:r>
        <w:t xml:space="preserve">Figura </w:t>
      </w:r>
      <w:fldSimple w:instr=" SEQ Figura \* ARABIC ">
        <w:r w:rsidR="00EE5D20">
          <w:rPr>
            <w:noProof/>
          </w:rPr>
          <w:t>40</w:t>
        </w:r>
      </w:fldSimple>
      <w:bookmarkEnd w:id="55"/>
      <w:r>
        <w:t>: Función Alrededores.</w:t>
      </w:r>
    </w:p>
    <w:p w14:paraId="0F538701" w14:textId="77777777" w:rsidR="00667723" w:rsidRDefault="00667723" w:rsidP="006F00EC"/>
    <w:p w14:paraId="50F50CE1" w14:textId="07103218" w:rsidR="00020056" w:rsidRDefault="006F00EC" w:rsidP="00EA6CC1">
      <w:r>
        <w:t xml:space="preserve">La función </w:t>
      </w:r>
      <w:proofErr w:type="spellStart"/>
      <w:r w:rsidR="00C533ED" w:rsidRPr="00C533ED">
        <w:rPr>
          <w:i/>
          <w:iCs/>
        </w:rPr>
        <w:t>EliminarCamino</w:t>
      </w:r>
      <w:proofErr w:type="spellEnd"/>
      <w:r w:rsidR="00C533ED">
        <w:t xml:space="preserve"> </w:t>
      </w:r>
      <w:r w:rsidR="00667723">
        <w:t xml:space="preserve">(ver </w:t>
      </w:r>
      <w:r w:rsidR="00667723">
        <w:fldChar w:fldCharType="begin"/>
      </w:r>
      <w:r w:rsidR="00667723">
        <w:instrText xml:space="preserve"> REF _Ref71386906 \h </w:instrText>
      </w:r>
      <w:r w:rsidR="00667723">
        <w:fldChar w:fldCharType="separate"/>
      </w:r>
      <w:r w:rsidR="00667723">
        <w:t xml:space="preserve">Figura </w:t>
      </w:r>
      <w:r w:rsidR="00667723">
        <w:rPr>
          <w:noProof/>
        </w:rPr>
        <w:t>9</w:t>
      </w:r>
      <w:r w:rsidR="00667723">
        <w:fldChar w:fldCharType="end"/>
      </w:r>
      <w:r w:rsidR="00667723">
        <w:t>)</w:t>
      </w:r>
      <w:r>
        <w:t xml:space="preserve"> tiene como entradas la matriz de infinitos y la ruta almacenada hasta el momento.  El procedimiento a seguir es muy sencillo vamos a eliminar de la ruta seguida los puntos por los que ya ha pasado poniéndolos a valor infinito.</w:t>
      </w:r>
    </w:p>
    <w:p w14:paraId="6742C7BB" w14:textId="5CE8EEE3" w:rsidR="00667723" w:rsidRDefault="00667723" w:rsidP="00020056">
      <w:pPr>
        <w:keepNext/>
        <w:jc w:val="center"/>
      </w:pPr>
      <w:r>
        <w:rPr>
          <w:noProof/>
        </w:rPr>
        <w:lastRenderedPageBreak/>
        <w:drawing>
          <wp:inline distT="0" distB="0" distL="0" distR="0" wp14:anchorId="6F21587F" wp14:editId="2C36EDD9">
            <wp:extent cx="5400040" cy="2017395"/>
            <wp:effectExtent l="19050" t="19050" r="10160" b="209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017395"/>
                    </a:xfrm>
                    <a:prstGeom prst="rect">
                      <a:avLst/>
                    </a:prstGeom>
                    <a:ln>
                      <a:solidFill>
                        <a:schemeClr val="tx1"/>
                      </a:solidFill>
                    </a:ln>
                  </pic:spPr>
                </pic:pic>
              </a:graphicData>
            </a:graphic>
          </wp:inline>
        </w:drawing>
      </w:r>
    </w:p>
    <w:p w14:paraId="5EF83E0A" w14:textId="3F55535C" w:rsidR="00C533ED" w:rsidRDefault="00020056" w:rsidP="00020056">
      <w:pPr>
        <w:pStyle w:val="Descripcin"/>
        <w:jc w:val="center"/>
      </w:pPr>
      <w:bookmarkStart w:id="56" w:name="_Ref71386906"/>
      <w:r>
        <w:t xml:space="preserve">Figura </w:t>
      </w:r>
      <w:fldSimple w:instr=" SEQ Figura \* ARABIC ">
        <w:r w:rsidR="00EE5D20">
          <w:rPr>
            <w:noProof/>
          </w:rPr>
          <w:t>41</w:t>
        </w:r>
      </w:fldSimple>
      <w:bookmarkEnd w:id="56"/>
      <w:r>
        <w:t xml:space="preserve">: Función </w:t>
      </w:r>
      <w:proofErr w:type="spellStart"/>
      <w:r>
        <w:t>EliminarCamino</w:t>
      </w:r>
      <w:proofErr w:type="spellEnd"/>
      <w:r>
        <w:t>.</w:t>
      </w:r>
    </w:p>
    <w:p w14:paraId="2A35C078" w14:textId="2967859D" w:rsidR="006F00EC" w:rsidRDefault="006F00EC" w:rsidP="006F00EC">
      <w:r>
        <w:t>Por último</w:t>
      </w:r>
      <w:r w:rsidR="006C6217">
        <w:t>,</w:t>
      </w:r>
      <w:r>
        <w:t xml:space="preserve"> la función </w:t>
      </w:r>
      <w:proofErr w:type="spellStart"/>
      <w:r>
        <w:t>OptimizarRuta</w:t>
      </w:r>
      <w:proofErr w:type="spellEnd"/>
      <w:r>
        <w:t xml:space="preserve"> </w:t>
      </w:r>
      <w:r w:rsidR="009B053C">
        <w:t xml:space="preserve">(ver </w:t>
      </w:r>
      <w:r w:rsidR="009B053C">
        <w:fldChar w:fldCharType="begin"/>
      </w:r>
      <w:r w:rsidR="009B053C">
        <w:instrText xml:space="preserve"> REF _Ref71386984 \h </w:instrText>
      </w:r>
      <w:r w:rsidR="009B053C">
        <w:fldChar w:fldCharType="separate"/>
      </w:r>
      <w:r w:rsidR="009B053C">
        <w:t xml:space="preserve">Figura </w:t>
      </w:r>
      <w:r w:rsidR="009B053C">
        <w:rPr>
          <w:noProof/>
        </w:rPr>
        <w:t>10</w:t>
      </w:r>
      <w:r w:rsidR="009B053C">
        <w:fldChar w:fldCharType="end"/>
      </w:r>
      <w:r w:rsidR="009B053C">
        <w:t xml:space="preserve">) </w:t>
      </w:r>
      <w:r>
        <w:t>tiene como entradas la ruta seguida hasta el momento, el punto de origen y el destino</w:t>
      </w:r>
      <w:r w:rsidR="006C6217">
        <w:t>, de formo que devolverá el menor coste entre dos puntos. Se hará chequeo entre el punto actual y el siguiente de manera secuencial.</w:t>
      </w:r>
    </w:p>
    <w:p w14:paraId="16225A89" w14:textId="77777777" w:rsidR="009B053C" w:rsidRDefault="009B053C" w:rsidP="009B053C">
      <w:pPr>
        <w:keepNext/>
        <w:jc w:val="center"/>
      </w:pPr>
      <w:r>
        <w:rPr>
          <w:noProof/>
        </w:rPr>
        <w:drawing>
          <wp:inline distT="0" distB="0" distL="0" distR="0" wp14:anchorId="291F035A" wp14:editId="35DE1387">
            <wp:extent cx="5400040" cy="3601720"/>
            <wp:effectExtent l="19050" t="19050" r="10160" b="177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601720"/>
                    </a:xfrm>
                    <a:prstGeom prst="rect">
                      <a:avLst/>
                    </a:prstGeom>
                    <a:ln>
                      <a:solidFill>
                        <a:schemeClr val="tx1"/>
                      </a:solidFill>
                    </a:ln>
                  </pic:spPr>
                </pic:pic>
              </a:graphicData>
            </a:graphic>
          </wp:inline>
        </w:drawing>
      </w:r>
    </w:p>
    <w:p w14:paraId="075CC6FE" w14:textId="32FA563F" w:rsidR="009B053C" w:rsidRDefault="009B053C" w:rsidP="009B053C">
      <w:pPr>
        <w:pStyle w:val="Descripcin"/>
        <w:jc w:val="center"/>
      </w:pPr>
      <w:bookmarkStart w:id="57" w:name="_Ref71386984"/>
      <w:r>
        <w:t xml:space="preserve">Figura </w:t>
      </w:r>
      <w:fldSimple w:instr=" SEQ Figura \* ARABIC ">
        <w:r w:rsidR="00EE5D20">
          <w:rPr>
            <w:noProof/>
          </w:rPr>
          <w:t>42</w:t>
        </w:r>
      </w:fldSimple>
      <w:bookmarkEnd w:id="57"/>
      <w:r>
        <w:t>: Función optimizar ruta.</w:t>
      </w:r>
    </w:p>
    <w:p w14:paraId="3D3D94F4" w14:textId="7E8839F1" w:rsidR="006C6217" w:rsidRDefault="006C6217" w:rsidP="006F00EC"/>
    <w:p w14:paraId="35004C5F" w14:textId="31380389" w:rsidR="00FD4822" w:rsidRDefault="006C6217" w:rsidP="006F00EC">
      <w:r>
        <w:t>Así pues, tal y como se muestra en la</w:t>
      </w:r>
      <w:r w:rsidR="009B053C">
        <w:t xml:space="preserve"> </w:t>
      </w:r>
      <w:r w:rsidR="009B053C">
        <w:fldChar w:fldCharType="begin"/>
      </w:r>
      <w:r w:rsidR="009B053C">
        <w:instrText xml:space="preserve"> REF _Ref71386514 \h </w:instrText>
      </w:r>
      <w:r w:rsidR="009B053C">
        <w:fldChar w:fldCharType="separate"/>
      </w:r>
      <w:r w:rsidR="009B053C">
        <w:t xml:space="preserve">Figura </w:t>
      </w:r>
      <w:r w:rsidR="009B053C">
        <w:rPr>
          <w:noProof/>
        </w:rPr>
        <w:t>5</w:t>
      </w:r>
      <w:r w:rsidR="009B053C">
        <w:fldChar w:fldCharType="end"/>
      </w:r>
      <w:r>
        <w:t xml:space="preserve">, se inicializarán las variables ruta y camino. Antes de entrar a realizar cualquier operación se analizará previamente si hay algún nodo incompleto o inalcanzable. Mientras no estemos en un punto aislado y no hayamos llegado al destino, se irá completando los distintos posibles caminos haciendo uso de las funciones nombradas anteriormente. Una vez se tengan todos los posibles caminos, se optimizará la ruta y se obtendrá tanto el coste total como la ruta empleada. </w:t>
      </w:r>
    </w:p>
    <w:p w14:paraId="03AAFBCB" w14:textId="1CD64CF2" w:rsidR="006C6217" w:rsidRDefault="006C6217" w:rsidP="006F00EC">
      <w:r>
        <w:lastRenderedPageBreak/>
        <w:t xml:space="preserve">Se confirma la robustez del sistema mediante una serie de comprobaciones donde se obtienen los resultados esperados </w:t>
      </w:r>
      <w:r w:rsidR="009B053C">
        <w:t xml:space="preserve">(ver </w:t>
      </w:r>
      <w:r w:rsidR="009B053C">
        <w:fldChar w:fldCharType="begin"/>
      </w:r>
      <w:r w:rsidR="009B053C">
        <w:instrText xml:space="preserve"> REF _Ref71387065 \h </w:instrText>
      </w:r>
      <w:r w:rsidR="009B053C">
        <w:fldChar w:fldCharType="separate"/>
      </w:r>
      <w:r w:rsidR="009B053C">
        <w:t xml:space="preserve">Figura </w:t>
      </w:r>
      <w:r w:rsidR="009B053C">
        <w:rPr>
          <w:noProof/>
        </w:rPr>
        <w:t>11</w:t>
      </w:r>
      <w:r w:rsidR="009B053C">
        <w:fldChar w:fldCharType="end"/>
      </w:r>
      <w:r w:rsidR="009B053C">
        <w:t>).</w:t>
      </w:r>
    </w:p>
    <w:p w14:paraId="463C4C00" w14:textId="77777777" w:rsidR="009B053C" w:rsidRDefault="005D757D" w:rsidP="009B053C">
      <w:pPr>
        <w:keepNext/>
        <w:jc w:val="center"/>
      </w:pPr>
      <w:r>
        <w:rPr>
          <w:noProof/>
        </w:rPr>
        <w:drawing>
          <wp:inline distT="0" distB="0" distL="0" distR="0" wp14:anchorId="373E57CA" wp14:editId="1CA70F31">
            <wp:extent cx="2075881" cy="2152902"/>
            <wp:effectExtent l="19050" t="19050" r="19685" b="190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26188" cy="2205075"/>
                    </a:xfrm>
                    <a:prstGeom prst="rect">
                      <a:avLst/>
                    </a:prstGeom>
                    <a:ln>
                      <a:solidFill>
                        <a:schemeClr val="tx1"/>
                      </a:solidFill>
                    </a:ln>
                  </pic:spPr>
                </pic:pic>
              </a:graphicData>
            </a:graphic>
          </wp:inline>
        </w:drawing>
      </w:r>
    </w:p>
    <w:p w14:paraId="716161D4" w14:textId="7700545B" w:rsidR="005D757D" w:rsidRDefault="009B053C" w:rsidP="009B053C">
      <w:pPr>
        <w:pStyle w:val="Descripcin"/>
        <w:jc w:val="center"/>
      </w:pPr>
      <w:bookmarkStart w:id="58" w:name="_Ref71387065"/>
      <w:r>
        <w:t xml:space="preserve">Figura </w:t>
      </w:r>
      <w:fldSimple w:instr=" SEQ Figura \* ARABIC ">
        <w:r w:rsidR="00EE5D20">
          <w:rPr>
            <w:noProof/>
          </w:rPr>
          <w:t>43</w:t>
        </w:r>
      </w:fldSimple>
      <w:bookmarkEnd w:id="58"/>
      <w:r>
        <w:t>: Resultados obtenidos partiendo del nodo 1 hacia el 7.</w:t>
      </w:r>
    </w:p>
    <w:p w14:paraId="026D59CB" w14:textId="381A7ABE" w:rsidR="00FD4822" w:rsidRDefault="00FD4822" w:rsidP="00A67073"/>
    <w:p w14:paraId="6AE39521" w14:textId="092D0F2C" w:rsidR="00FD4822" w:rsidRDefault="00085B39" w:rsidP="00A67073">
      <w:r>
        <w:t xml:space="preserve">Se calculan los resultados </w:t>
      </w:r>
      <w:r w:rsidR="009B053C">
        <w:t xml:space="preserve">(ver </w:t>
      </w:r>
      <w:r w:rsidR="009B053C">
        <w:fldChar w:fldCharType="begin"/>
      </w:r>
      <w:r w:rsidR="009B053C">
        <w:instrText xml:space="preserve"> REF _Ref71387499 \h </w:instrText>
      </w:r>
      <w:r w:rsidR="009B053C">
        <w:fldChar w:fldCharType="separate"/>
      </w:r>
      <w:r w:rsidR="009B053C">
        <w:t xml:space="preserve">Figura </w:t>
      </w:r>
      <w:r w:rsidR="009B053C">
        <w:rPr>
          <w:noProof/>
        </w:rPr>
        <w:t>12</w:t>
      </w:r>
      <w:r w:rsidR="009B053C">
        <w:fldChar w:fldCharType="end"/>
      </w:r>
      <w:r w:rsidR="009B053C">
        <w:t xml:space="preserve">, </w:t>
      </w:r>
      <w:r w:rsidR="009B053C">
        <w:fldChar w:fldCharType="begin"/>
      </w:r>
      <w:r w:rsidR="009B053C">
        <w:instrText xml:space="preserve"> REF _Ref71387500 \h </w:instrText>
      </w:r>
      <w:r w:rsidR="009B053C">
        <w:fldChar w:fldCharType="separate"/>
      </w:r>
      <w:r w:rsidR="009B053C">
        <w:t xml:space="preserve">Figura </w:t>
      </w:r>
      <w:r w:rsidR="009B053C">
        <w:rPr>
          <w:noProof/>
        </w:rPr>
        <w:t>13</w:t>
      </w:r>
      <w:r w:rsidR="009B053C">
        <w:fldChar w:fldCharType="end"/>
      </w:r>
      <w:r w:rsidR="009B053C">
        <w:t xml:space="preserve"> y </w:t>
      </w:r>
      <w:r w:rsidR="009B053C">
        <w:fldChar w:fldCharType="begin"/>
      </w:r>
      <w:r w:rsidR="009B053C">
        <w:instrText xml:space="preserve"> REF _Ref71387502 \h </w:instrText>
      </w:r>
      <w:r w:rsidR="009B053C">
        <w:fldChar w:fldCharType="separate"/>
      </w:r>
      <w:r w:rsidR="009B053C">
        <w:t xml:space="preserve">Figura </w:t>
      </w:r>
      <w:r w:rsidR="009B053C">
        <w:rPr>
          <w:noProof/>
        </w:rPr>
        <w:t>14</w:t>
      </w:r>
      <w:r w:rsidR="009B053C">
        <w:fldChar w:fldCharType="end"/>
      </w:r>
      <w:r w:rsidR="009B053C">
        <w:t xml:space="preserve">) </w:t>
      </w:r>
      <w:r>
        <w:t>para los siguientes nodos de partida y llegada:</w:t>
      </w:r>
    </w:p>
    <w:p w14:paraId="3863AB92" w14:textId="77777777" w:rsidR="009B053C" w:rsidRDefault="009B053C" w:rsidP="009B053C">
      <w:pPr>
        <w:keepNext/>
        <w:jc w:val="center"/>
      </w:pPr>
      <w:r>
        <w:rPr>
          <w:noProof/>
        </w:rPr>
        <w:drawing>
          <wp:inline distT="0" distB="0" distL="0" distR="0" wp14:anchorId="7FD4BA56" wp14:editId="26B449E5">
            <wp:extent cx="3508476" cy="3884735"/>
            <wp:effectExtent l="19050" t="19050" r="15875" b="209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67313" cy="3949882"/>
                    </a:xfrm>
                    <a:prstGeom prst="rect">
                      <a:avLst/>
                    </a:prstGeom>
                    <a:ln>
                      <a:solidFill>
                        <a:schemeClr val="tx1"/>
                      </a:solidFill>
                    </a:ln>
                  </pic:spPr>
                </pic:pic>
              </a:graphicData>
            </a:graphic>
          </wp:inline>
        </w:drawing>
      </w:r>
    </w:p>
    <w:p w14:paraId="73080C07" w14:textId="489205C8" w:rsidR="00085B39" w:rsidRDefault="009B053C" w:rsidP="009B053C">
      <w:pPr>
        <w:pStyle w:val="Descripcin"/>
        <w:jc w:val="center"/>
      </w:pPr>
      <w:bookmarkStart w:id="59" w:name="_Ref71387499"/>
      <w:r>
        <w:t xml:space="preserve">Figura </w:t>
      </w:r>
      <w:fldSimple w:instr=" SEQ Figura \* ARABIC ">
        <w:r w:rsidR="00EE5D20">
          <w:rPr>
            <w:noProof/>
          </w:rPr>
          <w:t>44</w:t>
        </w:r>
      </w:fldSimple>
      <w:bookmarkEnd w:id="59"/>
      <w:r>
        <w:t>: Resultados obtenidos (1).</w:t>
      </w:r>
    </w:p>
    <w:p w14:paraId="06F391FF" w14:textId="7C3BF0B4" w:rsidR="00085B39" w:rsidRDefault="00085B39" w:rsidP="00A67073"/>
    <w:p w14:paraId="256EBA70" w14:textId="23F330A2" w:rsidR="009B053C" w:rsidRDefault="009B053C" w:rsidP="00A67073"/>
    <w:p w14:paraId="18BB097C" w14:textId="77777777" w:rsidR="009B053C" w:rsidRDefault="009B053C" w:rsidP="009B053C">
      <w:pPr>
        <w:keepNext/>
        <w:jc w:val="center"/>
      </w:pPr>
      <w:r>
        <w:rPr>
          <w:noProof/>
        </w:rPr>
        <w:lastRenderedPageBreak/>
        <w:drawing>
          <wp:inline distT="0" distB="0" distL="0" distR="0" wp14:anchorId="2FDCE851" wp14:editId="47645F3A">
            <wp:extent cx="3371044" cy="3311979"/>
            <wp:effectExtent l="19050" t="19050" r="20320" b="222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22576" cy="3362608"/>
                    </a:xfrm>
                    <a:prstGeom prst="rect">
                      <a:avLst/>
                    </a:prstGeom>
                    <a:ln>
                      <a:solidFill>
                        <a:schemeClr val="tx1"/>
                      </a:solidFill>
                    </a:ln>
                  </pic:spPr>
                </pic:pic>
              </a:graphicData>
            </a:graphic>
          </wp:inline>
        </w:drawing>
      </w:r>
    </w:p>
    <w:p w14:paraId="439D7771" w14:textId="2B0AE1D2" w:rsidR="009B053C" w:rsidRDefault="009B053C" w:rsidP="009B053C">
      <w:pPr>
        <w:pStyle w:val="Descripcin"/>
        <w:jc w:val="center"/>
      </w:pPr>
      <w:bookmarkStart w:id="60" w:name="_Ref71387500"/>
      <w:r>
        <w:t xml:space="preserve">Figura </w:t>
      </w:r>
      <w:fldSimple w:instr=" SEQ Figura \* ARABIC ">
        <w:r w:rsidR="00EE5D20">
          <w:rPr>
            <w:noProof/>
          </w:rPr>
          <w:t>45</w:t>
        </w:r>
      </w:fldSimple>
      <w:bookmarkEnd w:id="60"/>
      <w:r>
        <w:t>: Resultados obtenidos (2).</w:t>
      </w:r>
    </w:p>
    <w:p w14:paraId="3A980655" w14:textId="5722080C" w:rsidR="00085B39" w:rsidRDefault="00085B39" w:rsidP="00A67073"/>
    <w:p w14:paraId="57328F9C" w14:textId="7FAC2CBC" w:rsidR="00FD4822" w:rsidRDefault="00085B39" w:rsidP="00A67073">
      <w:r w:rsidRPr="00085B39">
        <w:rPr>
          <w:noProof/>
        </w:rPr>
        <w:t xml:space="preserve"> </w:t>
      </w:r>
      <w:r w:rsidR="009B053C">
        <w:rPr>
          <w:noProof/>
        </w:rPr>
        <w:t xml:space="preserve">      </w:t>
      </w:r>
    </w:p>
    <w:p w14:paraId="238D6ABD" w14:textId="77777777" w:rsidR="009B053C" w:rsidRDefault="009B053C" w:rsidP="009B053C">
      <w:pPr>
        <w:keepNext/>
        <w:jc w:val="center"/>
      </w:pPr>
      <w:r>
        <w:rPr>
          <w:noProof/>
        </w:rPr>
        <w:drawing>
          <wp:inline distT="0" distB="0" distL="0" distR="0" wp14:anchorId="78F1799C" wp14:editId="0001D6EB">
            <wp:extent cx="3311979" cy="3220068"/>
            <wp:effectExtent l="19050" t="19050" r="22225" b="190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50541" cy="3257560"/>
                    </a:xfrm>
                    <a:prstGeom prst="rect">
                      <a:avLst/>
                    </a:prstGeom>
                    <a:ln>
                      <a:solidFill>
                        <a:schemeClr val="tx1"/>
                      </a:solidFill>
                    </a:ln>
                  </pic:spPr>
                </pic:pic>
              </a:graphicData>
            </a:graphic>
          </wp:inline>
        </w:drawing>
      </w:r>
    </w:p>
    <w:p w14:paraId="5C82E219" w14:textId="3B5E8A48" w:rsidR="009B053C" w:rsidRDefault="009B053C" w:rsidP="009B053C">
      <w:pPr>
        <w:pStyle w:val="Descripcin"/>
        <w:jc w:val="center"/>
      </w:pPr>
      <w:bookmarkStart w:id="61" w:name="_Ref71387502"/>
      <w:r>
        <w:t xml:space="preserve">Figura </w:t>
      </w:r>
      <w:fldSimple w:instr=" SEQ Figura \* ARABIC ">
        <w:r w:rsidR="00EE5D20">
          <w:rPr>
            <w:noProof/>
          </w:rPr>
          <w:t>46</w:t>
        </w:r>
      </w:fldSimple>
      <w:bookmarkEnd w:id="61"/>
      <w:r>
        <w:t>: Resultados obtenidos (3).</w:t>
      </w:r>
    </w:p>
    <w:p w14:paraId="4867B947" w14:textId="77777777" w:rsidR="009B053C" w:rsidRDefault="009B053C" w:rsidP="00A67073"/>
    <w:p w14:paraId="545B7E8D" w14:textId="6E15C2E0" w:rsidR="00FD4822" w:rsidRDefault="00FD4822" w:rsidP="00A67073"/>
    <w:p w14:paraId="7D18F6C7" w14:textId="3F41BA82" w:rsidR="002E3FB9" w:rsidRDefault="002E3FB9" w:rsidP="00A67073"/>
    <w:p w14:paraId="33F340FA" w14:textId="0BB91C25" w:rsidR="002E3FB9" w:rsidRDefault="002E3FB9" w:rsidP="00A67073">
      <w:r>
        <w:lastRenderedPageBreak/>
        <w:t xml:space="preserve">Tal y como se puede observar en </w:t>
      </w:r>
      <w:r w:rsidR="009B053C">
        <w:t>la</w:t>
      </w:r>
      <w:r w:rsidR="000007CC">
        <w:t xml:space="preserve"> </w:t>
      </w:r>
      <w:r w:rsidR="000007CC">
        <w:fldChar w:fldCharType="begin"/>
      </w:r>
      <w:r w:rsidR="000007CC">
        <w:instrText xml:space="preserve"> REF _Ref71387502 \h </w:instrText>
      </w:r>
      <w:r w:rsidR="000007CC">
        <w:fldChar w:fldCharType="separate"/>
      </w:r>
      <w:r w:rsidR="000007CC">
        <w:t xml:space="preserve">Figura </w:t>
      </w:r>
      <w:r w:rsidR="000007CC">
        <w:rPr>
          <w:noProof/>
        </w:rPr>
        <w:t>46</w:t>
      </w:r>
      <w:r w:rsidR="000007CC">
        <w:fldChar w:fldCharType="end"/>
      </w:r>
      <w:r>
        <w:t>, dado que el nodo 24 no es alcanzable desde ningún otro nodo, el coste es infinito y no hay ruta mediante la cual se puede alcanzar dicho nodo. En cualquier otro caso, el sistema actúa correctamente según lo esperado.</w:t>
      </w:r>
    </w:p>
    <w:p w14:paraId="69E5192A" w14:textId="1503579F" w:rsidR="002E3FB9" w:rsidRDefault="00E9403E" w:rsidP="00A67073">
      <w:r>
        <w:br w:type="page"/>
      </w:r>
    </w:p>
    <w:p w14:paraId="4EFAACA7" w14:textId="177397B4" w:rsidR="00FD4822" w:rsidRPr="00E9403E" w:rsidRDefault="009E2250" w:rsidP="00C549F4">
      <w:pPr>
        <w:pStyle w:val="Ttulo1"/>
        <w:rPr>
          <w:sz w:val="36"/>
          <w:szCs w:val="36"/>
        </w:rPr>
      </w:pPr>
      <w:bookmarkStart w:id="62" w:name="_Toc71648315"/>
      <w:r w:rsidRPr="00E9403E">
        <w:rPr>
          <w:sz w:val="36"/>
          <w:szCs w:val="36"/>
        </w:rPr>
        <w:lastRenderedPageBreak/>
        <w:t>Práctica</w:t>
      </w:r>
      <w:r w:rsidR="002D423D" w:rsidRPr="00E9403E">
        <w:rPr>
          <w:sz w:val="36"/>
          <w:szCs w:val="36"/>
        </w:rPr>
        <w:t xml:space="preserve"> 5</w:t>
      </w:r>
      <w:r w:rsidRPr="00E9403E">
        <w:rPr>
          <w:sz w:val="36"/>
          <w:szCs w:val="36"/>
        </w:rPr>
        <w:t>: Ampliación de caminos (A*)</w:t>
      </w:r>
      <w:bookmarkEnd w:id="62"/>
    </w:p>
    <w:p w14:paraId="488F9760" w14:textId="77777777" w:rsidR="00E9403E" w:rsidRPr="00E9403E" w:rsidRDefault="00E9403E" w:rsidP="00E9403E"/>
    <w:p w14:paraId="26D2C4F0" w14:textId="0BE5813A" w:rsidR="00E9403E" w:rsidRDefault="00E9403E" w:rsidP="00E9403E">
      <w:pPr>
        <w:pStyle w:val="Ttulo2"/>
      </w:pPr>
      <w:bookmarkStart w:id="63" w:name="_Toc71636479"/>
      <w:bookmarkStart w:id="64" w:name="_Toc71648316"/>
      <w:r>
        <w:t xml:space="preserve">Apartado </w:t>
      </w:r>
      <w:bookmarkEnd w:id="63"/>
      <w:r>
        <w:t>5.1</w:t>
      </w:r>
      <w:bookmarkEnd w:id="64"/>
    </w:p>
    <w:p w14:paraId="7E9B3CF9" w14:textId="77777777" w:rsidR="00E9403E" w:rsidRPr="00E9403E" w:rsidRDefault="00E9403E" w:rsidP="00E9403E"/>
    <w:p w14:paraId="59D04ACF" w14:textId="50A0A159" w:rsidR="00E9403E" w:rsidRPr="00E9403E" w:rsidRDefault="00E9403E" w:rsidP="00E9403E">
      <w:pPr>
        <w:rPr>
          <w:b/>
          <w:bCs/>
        </w:rPr>
      </w:pPr>
      <w:r w:rsidRPr="00E9403E">
        <w:rPr>
          <w:b/>
          <w:bCs/>
        </w:rPr>
        <w:t>Implementar el algoritmo A* en Matlab mediante una función que devuelva el coste y la ruta óptima a partir de un origen y un destino</w:t>
      </w:r>
    </w:p>
    <w:p w14:paraId="63A463E6" w14:textId="267E1298" w:rsidR="004C0C0E" w:rsidRDefault="004C0C0E" w:rsidP="00A67073">
      <w:r>
        <w:t xml:space="preserve">A diferencia de la </w:t>
      </w:r>
      <w:r w:rsidR="000007CC">
        <w:t>práctica 4</w:t>
      </w:r>
      <w:r>
        <w:t xml:space="preserve">, </w:t>
      </w:r>
      <w:r w:rsidR="0025780D">
        <w:t>este algoritmo de Dijkstra* se basa en la optimización del cálculo computacional resultando en un algoritmo más eficiente.</w:t>
      </w:r>
    </w:p>
    <w:p w14:paraId="3A6788AF" w14:textId="3FA345C5" w:rsidR="0025780D" w:rsidRDefault="0025780D" w:rsidP="00A67073">
      <w:r>
        <w:t xml:space="preserve">Se va a utilizar la misma topología con la cual se ha trabajado anteriormente (ver </w:t>
      </w:r>
      <w:r>
        <w:fldChar w:fldCharType="begin"/>
      </w:r>
      <w:r>
        <w:instrText xml:space="preserve"> REF _Ref71386163 \h </w:instrText>
      </w:r>
      <w:r>
        <w:fldChar w:fldCharType="separate"/>
      </w:r>
      <w:r w:rsidR="00205AEC">
        <w:t xml:space="preserve">Figura </w:t>
      </w:r>
      <w:r w:rsidR="00205AEC">
        <w:rPr>
          <w:noProof/>
        </w:rPr>
        <w:t>35</w:t>
      </w:r>
      <w:r>
        <w:fldChar w:fldCharType="end"/>
      </w:r>
      <w:r>
        <w:t>).</w:t>
      </w:r>
    </w:p>
    <w:p w14:paraId="02F9FA20" w14:textId="21595C29" w:rsidR="00EE5D20" w:rsidRDefault="0080461E" w:rsidP="00A67073">
      <w:r>
        <w:t xml:space="preserve">Para entender la explicación del código se recomienda </w:t>
      </w:r>
      <w:r w:rsidR="00EE5D20">
        <w:t xml:space="preserve">ver: </w:t>
      </w:r>
      <w:r w:rsidR="00EE5D20">
        <w:fldChar w:fldCharType="begin"/>
      </w:r>
      <w:r w:rsidR="00EE5D20">
        <w:instrText xml:space="preserve"> REF _Ref71718891 \h </w:instrText>
      </w:r>
      <w:r w:rsidR="00EE5D20">
        <w:fldChar w:fldCharType="separate"/>
      </w:r>
      <w:r w:rsidR="00EE5D20">
        <w:t xml:space="preserve">Figura </w:t>
      </w:r>
      <w:r w:rsidR="00EE5D20">
        <w:rPr>
          <w:noProof/>
        </w:rPr>
        <w:t>47</w:t>
      </w:r>
      <w:r w:rsidR="00EE5D20">
        <w:fldChar w:fldCharType="end"/>
      </w:r>
      <w:r w:rsidR="00EE5D20">
        <w:t xml:space="preserve">, </w:t>
      </w:r>
      <w:r w:rsidR="00EE5D20">
        <w:fldChar w:fldCharType="begin"/>
      </w:r>
      <w:r w:rsidR="00EE5D20">
        <w:instrText xml:space="preserve"> REF _Ref71718893 \h </w:instrText>
      </w:r>
      <w:r w:rsidR="00EE5D20">
        <w:fldChar w:fldCharType="separate"/>
      </w:r>
      <w:r w:rsidR="00EE5D20">
        <w:t xml:space="preserve">Figura </w:t>
      </w:r>
      <w:r w:rsidR="00EE5D20">
        <w:rPr>
          <w:noProof/>
        </w:rPr>
        <w:t>48</w:t>
      </w:r>
      <w:r w:rsidR="00EE5D20">
        <w:fldChar w:fldCharType="end"/>
      </w:r>
      <w:r w:rsidR="00EE5D20">
        <w:t xml:space="preserve"> y </w:t>
      </w:r>
      <w:r w:rsidR="00EE5D20">
        <w:fldChar w:fldCharType="begin"/>
      </w:r>
      <w:r w:rsidR="00EE5D20">
        <w:instrText xml:space="preserve"> REF _Ref71718894 \h </w:instrText>
      </w:r>
      <w:r w:rsidR="00EE5D20">
        <w:fldChar w:fldCharType="separate"/>
      </w:r>
      <w:r w:rsidR="00EE5D20">
        <w:t xml:space="preserve">Figura </w:t>
      </w:r>
      <w:r w:rsidR="00EE5D20">
        <w:rPr>
          <w:noProof/>
        </w:rPr>
        <w:t>49</w:t>
      </w:r>
      <w:r w:rsidR="00EE5D20">
        <w:fldChar w:fldCharType="end"/>
      </w:r>
      <w:r>
        <w:t xml:space="preserve"> paralelamente al texto que se expone a continuación.</w:t>
      </w:r>
    </w:p>
    <w:p w14:paraId="10876D28" w14:textId="77777777" w:rsidR="00EE5D20" w:rsidRDefault="00EE5D20" w:rsidP="00A67073"/>
    <w:p w14:paraId="6F87E96F" w14:textId="77777777" w:rsidR="00EE5D20" w:rsidRDefault="0080461E" w:rsidP="00EE5D20">
      <w:pPr>
        <w:keepNext/>
        <w:jc w:val="center"/>
      </w:pPr>
      <w:r>
        <w:rPr>
          <w:noProof/>
        </w:rPr>
        <w:drawing>
          <wp:inline distT="0" distB="0" distL="0" distR="0" wp14:anchorId="65E0813B" wp14:editId="403DB3A2">
            <wp:extent cx="2306591" cy="3390489"/>
            <wp:effectExtent l="19050" t="19050" r="17780" b="1968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43441" cy="3444656"/>
                    </a:xfrm>
                    <a:prstGeom prst="rect">
                      <a:avLst/>
                    </a:prstGeom>
                    <a:ln>
                      <a:solidFill>
                        <a:schemeClr val="tx1"/>
                      </a:solidFill>
                    </a:ln>
                  </pic:spPr>
                </pic:pic>
              </a:graphicData>
            </a:graphic>
          </wp:inline>
        </w:drawing>
      </w:r>
    </w:p>
    <w:p w14:paraId="48E7E4D4" w14:textId="77FA5DBA" w:rsidR="0080461E" w:rsidRDefault="00EE5D20" w:rsidP="00EE5D20">
      <w:pPr>
        <w:pStyle w:val="Descripcin"/>
        <w:jc w:val="center"/>
      </w:pPr>
      <w:bookmarkStart w:id="65" w:name="_Ref71718891"/>
      <w:r>
        <w:t xml:space="preserve">Figura </w:t>
      </w:r>
      <w:fldSimple w:instr=" SEQ Figura \* ARABIC ">
        <w:r>
          <w:rPr>
            <w:noProof/>
          </w:rPr>
          <w:t>47</w:t>
        </w:r>
      </w:fldSimple>
      <w:bookmarkEnd w:id="65"/>
      <w:r>
        <w:t>: Análisis iterativo del código</w:t>
      </w:r>
    </w:p>
    <w:p w14:paraId="4ED668D4" w14:textId="77777777" w:rsidR="00EE5D20" w:rsidRDefault="00EE5D20" w:rsidP="00EE5D20">
      <w:pPr>
        <w:pStyle w:val="Descripcin"/>
        <w:jc w:val="center"/>
      </w:pPr>
      <w:r>
        <w:rPr>
          <w:noProof/>
        </w:rPr>
        <w:lastRenderedPageBreak/>
        <w:drawing>
          <wp:inline distT="0" distB="0" distL="0" distR="0" wp14:anchorId="39C342F7" wp14:editId="44F7C736">
            <wp:extent cx="2981261" cy="3880123"/>
            <wp:effectExtent l="19050" t="19050" r="10160" b="2540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93236" cy="3895709"/>
                    </a:xfrm>
                    <a:prstGeom prst="rect">
                      <a:avLst/>
                    </a:prstGeom>
                    <a:ln>
                      <a:solidFill>
                        <a:schemeClr val="tx1"/>
                      </a:solidFill>
                    </a:ln>
                  </pic:spPr>
                </pic:pic>
              </a:graphicData>
            </a:graphic>
          </wp:inline>
        </w:drawing>
      </w:r>
    </w:p>
    <w:p w14:paraId="5E4A9AAE" w14:textId="294A00E1" w:rsidR="0080461E" w:rsidRDefault="0080461E" w:rsidP="00EE5D20">
      <w:pPr>
        <w:pStyle w:val="Descripcin"/>
        <w:jc w:val="center"/>
      </w:pPr>
      <w:bookmarkStart w:id="66" w:name="_Ref71718893"/>
      <w:r>
        <w:t xml:space="preserve">Figura </w:t>
      </w:r>
      <w:fldSimple w:instr=" SEQ Figura \* ARABIC ">
        <w:r w:rsidR="00EE5D20">
          <w:rPr>
            <w:noProof/>
          </w:rPr>
          <w:t>48</w:t>
        </w:r>
      </w:fldSimple>
      <w:bookmarkEnd w:id="66"/>
      <w:r>
        <w:t>: Inicialización del código.</w:t>
      </w:r>
      <w:r w:rsidR="00EE5D20">
        <w:t xml:space="preserve"> Incluye la posterior mejora.</w:t>
      </w:r>
    </w:p>
    <w:p w14:paraId="693593BE" w14:textId="77777777" w:rsidR="00EE5D20" w:rsidRDefault="00EE5D20" w:rsidP="00EE5D20">
      <w:pPr>
        <w:keepNext/>
        <w:jc w:val="center"/>
      </w:pPr>
      <w:r>
        <w:rPr>
          <w:noProof/>
        </w:rPr>
        <w:drawing>
          <wp:inline distT="0" distB="0" distL="0" distR="0" wp14:anchorId="36FD7ACF" wp14:editId="2ABD0A11">
            <wp:extent cx="2816072" cy="3178347"/>
            <wp:effectExtent l="19050" t="19050" r="22860" b="222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50073" cy="3216722"/>
                    </a:xfrm>
                    <a:prstGeom prst="rect">
                      <a:avLst/>
                    </a:prstGeom>
                    <a:ln>
                      <a:solidFill>
                        <a:schemeClr val="tx1"/>
                      </a:solidFill>
                    </a:ln>
                  </pic:spPr>
                </pic:pic>
              </a:graphicData>
            </a:graphic>
          </wp:inline>
        </w:drawing>
      </w:r>
    </w:p>
    <w:p w14:paraId="73AB788A" w14:textId="0FE11242" w:rsidR="00EE5D20" w:rsidRPr="00EE5D20" w:rsidRDefault="00EE5D20" w:rsidP="00EE5D20">
      <w:pPr>
        <w:pStyle w:val="Descripcin"/>
        <w:jc w:val="center"/>
      </w:pPr>
      <w:bookmarkStart w:id="67" w:name="_Ref71718894"/>
      <w:r>
        <w:t xml:space="preserve">Figura </w:t>
      </w:r>
      <w:fldSimple w:instr=" SEQ Figura \* ARABIC ">
        <w:r>
          <w:rPr>
            <w:noProof/>
          </w:rPr>
          <w:t>49</w:t>
        </w:r>
      </w:fldSimple>
      <w:bookmarkEnd w:id="67"/>
      <w:r>
        <w:t>: Parte final del código, se ordenan los resultados.</w:t>
      </w:r>
    </w:p>
    <w:p w14:paraId="6AA3E468" w14:textId="6DF17863" w:rsidR="00F86A39" w:rsidRDefault="00F86A39" w:rsidP="00A67073">
      <w:r>
        <w:t>En primer lugar, se comprueba que el punto de partida y el destino no sean iguales. En dicho caso, el coste de llegar así mismo es nulo y la ruta será el punto propio.</w:t>
      </w:r>
    </w:p>
    <w:p w14:paraId="6B5B0A45" w14:textId="57677378" w:rsidR="00F86A39" w:rsidRDefault="00F86A39" w:rsidP="00A67073">
      <w:r>
        <w:t>Leemos el número de nodos que deben coincidir con el tamaño de la matriz topológica de costes, pues recordemos que estamos trabajando con una matriz simétrica.</w:t>
      </w:r>
    </w:p>
    <w:p w14:paraId="36C5AC05" w14:textId="3C6BFB8F" w:rsidR="00F86A39" w:rsidRDefault="00F86A39" w:rsidP="00A67073">
      <w:r>
        <w:lastRenderedPageBreak/>
        <w:t>Se procede a la implementación de una matriz donde cada columna tiene un propósito distinto. Se tendrá pues, una columna representando la posición del nodo, otra representando los costes de la matriz G, otra igual con H y en último lugar una representación de los nodos por los cuales se ha pasado ya.</w:t>
      </w:r>
    </w:p>
    <w:p w14:paraId="159E6974" w14:textId="55C468F5" w:rsidR="00F86A39" w:rsidRDefault="00F86A39" w:rsidP="00A67073">
      <w:r>
        <w:t>Tal y como se ha realizado en la practica 4</w:t>
      </w:r>
      <w:r w:rsidR="00B52C00">
        <w:t xml:space="preserve">, </w:t>
      </w:r>
      <w:r>
        <w:t>en la primera columna se van a introducir los n nodos al igual que en la última. En la columna dos y tres, dado que representan costes se inicializan en infinito como hemos procedido anteriormente.</w:t>
      </w:r>
    </w:p>
    <w:p w14:paraId="005E908C" w14:textId="7A7CAE46" w:rsidR="00FE31C4" w:rsidRDefault="00FE31C4" w:rsidP="00A67073">
      <w:r>
        <w:t xml:space="preserve">Se ordenarán en función de sus respectivos costes sabiendo que el coste inicial de partida, tanto para G como para H son nulos. Se ordenarán ambos costes para que el origen </w:t>
      </w:r>
      <w:r w:rsidR="00205AEC">
        <w:t>igualado a cero</w:t>
      </w:r>
      <w:r>
        <w:t xml:space="preserve"> se sitúe en la primera fila.</w:t>
      </w:r>
    </w:p>
    <w:p w14:paraId="775A347B" w14:textId="5E7EF477" w:rsidR="00FE31C4" w:rsidRDefault="00FE31C4" w:rsidP="00A67073">
      <w:r>
        <w:t xml:space="preserve">Se genera un vector auxiliar vacío. </w:t>
      </w:r>
      <w:r w:rsidR="00C70E59">
        <w:t xml:space="preserve"> Mientras no estemos en el punto de llegada, se va a almacenar los costes de todos los posibles puntos de llegada respecto al punto actual. Se almacena el coste real actual del punto. Así mismo, se almacena el coste heurístico de llegada al punto H. </w:t>
      </w:r>
    </w:p>
    <w:p w14:paraId="18C2B53B" w14:textId="56279B62" w:rsidR="00C70E59" w:rsidRDefault="00C70E59" w:rsidP="00A67073">
      <w:r>
        <w:t xml:space="preserve">Si cumple la condición de costes, el nodo actual pasará a la cuarta </w:t>
      </w:r>
      <w:r w:rsidR="002E24FE">
        <w:t xml:space="preserve">columna </w:t>
      </w:r>
      <w:r>
        <w:t xml:space="preserve">representando </w:t>
      </w:r>
      <w:r w:rsidR="004C0C0E">
        <w:t>a</w:t>
      </w:r>
      <w:r>
        <w:t>l nodo anterior, actualizando así la matriz.</w:t>
      </w:r>
    </w:p>
    <w:p w14:paraId="7D56A3C2" w14:textId="6A021BCD" w:rsidR="002E24FE" w:rsidRDefault="002E24FE" w:rsidP="00A67073">
      <w:r>
        <w:t>Una vez actualizada la matriz en función del nodo, se actualiza también los costes tanto de G como de H en el nuevo punto</w:t>
      </w:r>
      <w:r w:rsidR="004C0C0E">
        <w:t>, gracias a que cumplirá siempre la condición gracias a que se han inicializado a infinito, tal y como vimos en clase</w:t>
      </w:r>
      <w:r>
        <w:t>. Dado que la primera iteración ya está realizada, se almacenará la trayectoria en el vector auxiliar y se eliminará de la matriz de trabajo.</w:t>
      </w:r>
    </w:p>
    <w:p w14:paraId="4A4CDEF0" w14:textId="20F41B1A" w:rsidR="00C70E59" w:rsidRDefault="002E24FE" w:rsidP="00A67073">
      <w:r>
        <w:t xml:space="preserve">Se analizará por lo tanto los nuevos costes del nuevo punto entrando así en un procedimiento cíclico. </w:t>
      </w:r>
    </w:p>
    <w:p w14:paraId="4FC084EB" w14:textId="48E2D0B8" w:rsidR="00213D80" w:rsidRDefault="00213D80" w:rsidP="00A67073">
      <w:r>
        <w:t>Se trabajará a continuación con los datos recopilados. En primer lugar</w:t>
      </w:r>
      <w:r w:rsidR="00F8289B">
        <w:t xml:space="preserve">, </w:t>
      </w:r>
      <w:r>
        <w:t>se desecharán aquell</w:t>
      </w:r>
      <w:r w:rsidR="004C0C0E">
        <w:t>o</w:t>
      </w:r>
      <w:r>
        <w:t>s puntos donde el coste total sea cero y se actualiza por lo tanto el nuevo tamaño de la matriz auxiliar. Se inserta en la posición uno el propio nodo de inicio conocido por ser un valor de entrada. Se hace lo mismo con el nodo destino. Por último, se termina de montar el resultado de la ruta dese</w:t>
      </w:r>
      <w:r w:rsidR="00F8289B">
        <w:t>chando todos los ceros que nos encontramos en el camino.</w:t>
      </w:r>
    </w:p>
    <w:p w14:paraId="0CAF0A83" w14:textId="1061A376" w:rsidR="00F8289B" w:rsidRDefault="00F8289B" w:rsidP="00A67073">
      <w:r>
        <w:t xml:space="preserve">Así pues, los resultados se verifican a continuación: </w:t>
      </w:r>
    </w:p>
    <w:p w14:paraId="55EF81C8" w14:textId="77777777" w:rsidR="0025780D" w:rsidRDefault="00F8289B" w:rsidP="0025780D">
      <w:pPr>
        <w:keepNext/>
        <w:jc w:val="center"/>
      </w:pPr>
      <w:r>
        <w:rPr>
          <w:noProof/>
        </w:rPr>
        <w:drawing>
          <wp:inline distT="0" distB="0" distL="0" distR="0" wp14:anchorId="5FD0BA05" wp14:editId="21829BB5">
            <wp:extent cx="3029578" cy="1919112"/>
            <wp:effectExtent l="19050" t="19050" r="19050" b="2413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57544" cy="1936827"/>
                    </a:xfrm>
                    <a:prstGeom prst="rect">
                      <a:avLst/>
                    </a:prstGeom>
                    <a:ln>
                      <a:solidFill>
                        <a:schemeClr val="tx1"/>
                      </a:solidFill>
                    </a:ln>
                  </pic:spPr>
                </pic:pic>
              </a:graphicData>
            </a:graphic>
          </wp:inline>
        </w:drawing>
      </w:r>
    </w:p>
    <w:p w14:paraId="0CC89527" w14:textId="6D046015" w:rsidR="00F8289B" w:rsidRDefault="0025780D" w:rsidP="0025780D">
      <w:pPr>
        <w:pStyle w:val="Descripcin"/>
        <w:jc w:val="center"/>
      </w:pPr>
      <w:r>
        <w:t xml:space="preserve">Figura </w:t>
      </w:r>
      <w:fldSimple w:instr=" SEQ Figura \* ARABIC ">
        <w:r w:rsidR="00EE5D20">
          <w:rPr>
            <w:noProof/>
          </w:rPr>
          <w:t>50</w:t>
        </w:r>
      </w:fldSimple>
      <w:r>
        <w:t>: Resultados de Dijkstra* con nudo de entrada 1 y llegada 7.</w:t>
      </w:r>
    </w:p>
    <w:p w14:paraId="477D8D5E" w14:textId="57CA9C78" w:rsidR="00F8289B" w:rsidRDefault="00F8289B" w:rsidP="00A67073"/>
    <w:p w14:paraId="12E1918C" w14:textId="1FE36D38" w:rsidR="00F8289B" w:rsidRDefault="00F8289B" w:rsidP="00A67073">
      <w:r>
        <w:lastRenderedPageBreak/>
        <w:t>Se observa el resultado esperado, confirmando la correcta realización del ejercicio.</w:t>
      </w:r>
    </w:p>
    <w:p w14:paraId="4A504379" w14:textId="69C07910" w:rsidR="002D423D" w:rsidRDefault="002D423D" w:rsidP="002D423D">
      <w:pPr>
        <w:pStyle w:val="Ttulo2"/>
      </w:pPr>
      <w:bookmarkStart w:id="68" w:name="_Toc71648317"/>
      <w:r>
        <w:t>Apartado 5.2</w:t>
      </w:r>
      <w:bookmarkEnd w:id="68"/>
    </w:p>
    <w:p w14:paraId="17F149B6" w14:textId="1EA57800" w:rsidR="00E9403E" w:rsidRPr="00E9403E" w:rsidRDefault="00E9403E" w:rsidP="00E9403E">
      <w:pPr>
        <w:rPr>
          <w:b/>
          <w:bCs/>
        </w:rPr>
      </w:pPr>
    </w:p>
    <w:p w14:paraId="4CF96A45" w14:textId="0767F367" w:rsidR="00E9403E" w:rsidRDefault="00E9403E" w:rsidP="00E9403E">
      <w:pPr>
        <w:rPr>
          <w:b/>
          <w:bCs/>
        </w:rPr>
      </w:pPr>
      <w:r w:rsidRPr="00E9403E">
        <w:rPr>
          <w:b/>
          <w:bCs/>
        </w:rPr>
        <w:t>Comprobar el resultado del algoritmo para los siguientes nodos inicial y final:</w:t>
      </w:r>
    </w:p>
    <w:p w14:paraId="39F17762" w14:textId="058C6BF7" w:rsidR="00E9403E" w:rsidRPr="00E9403E" w:rsidRDefault="00E9403E" w:rsidP="00E9403E">
      <w:pPr>
        <w:jc w:val="center"/>
        <w:rPr>
          <w:b/>
          <w:bCs/>
        </w:rPr>
      </w:pPr>
      <w:r>
        <w:rPr>
          <w:noProof/>
        </w:rPr>
        <w:drawing>
          <wp:inline distT="0" distB="0" distL="0" distR="0" wp14:anchorId="77168738" wp14:editId="364E5ACB">
            <wp:extent cx="3238500" cy="4476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38500" cy="447675"/>
                    </a:xfrm>
                    <a:prstGeom prst="rect">
                      <a:avLst/>
                    </a:prstGeom>
                  </pic:spPr>
                </pic:pic>
              </a:graphicData>
            </a:graphic>
          </wp:inline>
        </w:drawing>
      </w:r>
    </w:p>
    <w:p w14:paraId="73F76D74" w14:textId="37540AEE" w:rsidR="0025780D" w:rsidRDefault="0025780D" w:rsidP="00A67073">
      <w:r>
        <w:t xml:space="preserve">Si se ejecuta la función Dijkstra implementada en el primer apartado (ver FOTO) se puede apreciar como el resultado no es el </w:t>
      </w:r>
      <w:r w:rsidR="00E9403E">
        <w:t>óptimo</w:t>
      </w:r>
      <w:r>
        <w:t xml:space="preserve"> (ver </w:t>
      </w:r>
      <w:r>
        <w:fldChar w:fldCharType="begin"/>
      </w:r>
      <w:r>
        <w:instrText xml:space="preserve"> REF _Ref71392272 \h </w:instrText>
      </w:r>
      <w:r>
        <w:fldChar w:fldCharType="separate"/>
      </w:r>
      <w:r>
        <w:t xml:space="preserve">Figura </w:t>
      </w:r>
      <w:r>
        <w:rPr>
          <w:noProof/>
        </w:rPr>
        <w:t>16</w:t>
      </w:r>
      <w:r>
        <w:fldChar w:fldCharType="end"/>
      </w:r>
      <w:r>
        <w:t>).</w:t>
      </w:r>
    </w:p>
    <w:p w14:paraId="66BB8AB4" w14:textId="77777777" w:rsidR="0025780D" w:rsidRDefault="0025780D" w:rsidP="0025780D">
      <w:pPr>
        <w:keepNext/>
        <w:jc w:val="center"/>
      </w:pPr>
      <w:r>
        <w:rPr>
          <w:noProof/>
        </w:rPr>
        <w:drawing>
          <wp:inline distT="0" distB="0" distL="0" distR="0" wp14:anchorId="5B54A634" wp14:editId="38BC0087">
            <wp:extent cx="3197152" cy="2818562"/>
            <wp:effectExtent l="19050" t="19050" r="22860" b="203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25775" cy="2843796"/>
                    </a:xfrm>
                    <a:prstGeom prst="rect">
                      <a:avLst/>
                    </a:prstGeom>
                    <a:ln>
                      <a:solidFill>
                        <a:schemeClr val="tx1"/>
                      </a:solidFill>
                    </a:ln>
                  </pic:spPr>
                </pic:pic>
              </a:graphicData>
            </a:graphic>
          </wp:inline>
        </w:drawing>
      </w:r>
    </w:p>
    <w:p w14:paraId="461E7D79" w14:textId="3E782D8E" w:rsidR="0025780D" w:rsidRDefault="0025780D" w:rsidP="0025780D">
      <w:pPr>
        <w:pStyle w:val="Descripcin"/>
        <w:jc w:val="center"/>
      </w:pPr>
      <w:bookmarkStart w:id="69" w:name="_Ref71392272"/>
      <w:r>
        <w:t xml:space="preserve">Figura </w:t>
      </w:r>
      <w:fldSimple w:instr=" SEQ Figura \* ARABIC ">
        <w:r w:rsidR="00EE5D20">
          <w:rPr>
            <w:noProof/>
          </w:rPr>
          <w:t>51</w:t>
        </w:r>
      </w:fldSimple>
      <w:bookmarkEnd w:id="69"/>
      <w:r>
        <w:t>: Resultado de Dijkstra* con entrada 7 y destino 4.</w:t>
      </w:r>
    </w:p>
    <w:p w14:paraId="33C348E4" w14:textId="6838A51C" w:rsidR="0025780D" w:rsidRDefault="0025780D" w:rsidP="0025780D">
      <w:r>
        <w:t xml:space="preserve">Esto tiene un razonamiento lógico, pues este algoritmo se basa en ciertas estimaciones de la heurística para calcular </w:t>
      </w:r>
      <w:r w:rsidR="00C56A5F">
        <w:t>el coste hacia el destino, pero en este caso hay muy poca distancia entre el inicio y la llegada por lo tanto la estimación no es totalmente precisa como si era en el apartado uno, llegando pues a la conclusión de que este algoritmo será más eficiente en trayectorias de cierta longitud.</w:t>
      </w:r>
    </w:p>
    <w:p w14:paraId="2E3EAAAE" w14:textId="247F286A" w:rsidR="002D423D" w:rsidRDefault="002D423D" w:rsidP="002D423D">
      <w:pPr>
        <w:pStyle w:val="Ttulo2"/>
      </w:pPr>
      <w:bookmarkStart w:id="70" w:name="_Toc71648318"/>
      <w:r>
        <w:t>Apartado 5.3</w:t>
      </w:r>
      <w:bookmarkEnd w:id="70"/>
    </w:p>
    <w:p w14:paraId="3D3E40E7" w14:textId="184CA1F5" w:rsidR="00E9403E" w:rsidRDefault="00E9403E" w:rsidP="00E9403E"/>
    <w:p w14:paraId="4EEDE4C8" w14:textId="202ECE44" w:rsidR="00E9403E" w:rsidRPr="00E9403E" w:rsidRDefault="00E9403E" w:rsidP="00E9403E">
      <w:pPr>
        <w:rPr>
          <w:b/>
          <w:bCs/>
        </w:rPr>
      </w:pPr>
      <w:r w:rsidRPr="00E9403E">
        <w:rPr>
          <w:b/>
          <w:bCs/>
        </w:rPr>
        <w:t>Proponga una heurística admisible para que el resultado anterior si se corresponda al camino óptimo entre ambos nodos.</w:t>
      </w:r>
    </w:p>
    <w:p w14:paraId="7A4DAB64" w14:textId="7036250F" w:rsidR="00C56A5F" w:rsidRDefault="00C56A5F" w:rsidP="0025780D">
      <w:r>
        <w:t>Para dar una solución de continuidad a est</w:t>
      </w:r>
      <w:r w:rsidR="00C30B63">
        <w:t>a</w:t>
      </w:r>
      <w:r>
        <w:t xml:space="preserve"> problemática, se propone implementar el código de Dijkstra proporcionado en la práctica 4 para mejorar la matriz heurística entre dos puntos dados. Así pues, a razón de una mayor carga computacional se logra un camino adecuado garantizado</w:t>
      </w:r>
      <w:r w:rsidR="009D572E">
        <w:t>, mayor que el de Dijkstra* de la práctica 5, pero menor que el de Dijkstra planteado en la práctica 4, logrando así un término medio entre los dos algor</w:t>
      </w:r>
      <w:r w:rsidR="00C30B63">
        <w:t>i</w:t>
      </w:r>
      <w:r w:rsidR="009D572E">
        <w:t>tmos.</w:t>
      </w:r>
    </w:p>
    <w:p w14:paraId="4B3C3359" w14:textId="5633A68E" w:rsidR="00C30B63" w:rsidRDefault="009D572E" w:rsidP="00C30B63">
      <w:pPr>
        <w:keepNext/>
      </w:pPr>
      <w:r>
        <w:t xml:space="preserve">El código planteado es el que se observa en la </w:t>
      </w:r>
      <w:r w:rsidR="00C30B63">
        <w:fldChar w:fldCharType="begin"/>
      </w:r>
      <w:r w:rsidR="00C30B63">
        <w:instrText xml:space="preserve"> REF _Ref71393628 \h </w:instrText>
      </w:r>
      <w:r w:rsidR="00C30B63">
        <w:fldChar w:fldCharType="separate"/>
      </w:r>
      <w:r w:rsidR="00C30B63">
        <w:t xml:space="preserve">Figura </w:t>
      </w:r>
      <w:r w:rsidR="00C30B63">
        <w:rPr>
          <w:noProof/>
        </w:rPr>
        <w:t>17</w:t>
      </w:r>
      <w:r w:rsidR="00C30B63">
        <w:fldChar w:fldCharType="end"/>
      </w:r>
      <w:r w:rsidR="00C30B63">
        <w:t xml:space="preserve">, </w:t>
      </w:r>
      <w:r>
        <w:t xml:space="preserve">donde como ya se ha dicho, se calculará la matriz heurística mediante el algoritmo de Dijkstra y se confirmará que es el </w:t>
      </w:r>
      <w:r>
        <w:lastRenderedPageBreak/>
        <w:t xml:space="preserve">adecuado (ver </w:t>
      </w:r>
      <w:r>
        <w:fldChar w:fldCharType="begin"/>
      </w:r>
      <w:r>
        <w:instrText xml:space="preserve"> REF _Ref71393486 \h </w:instrText>
      </w:r>
      <w:r w:rsidR="00C30B63">
        <w:instrText xml:space="preserve"> \* MERGEFORMAT </w:instrText>
      </w:r>
      <w:r>
        <w:fldChar w:fldCharType="separate"/>
      </w:r>
      <w:r>
        <w:t xml:space="preserve">Figura </w:t>
      </w:r>
      <w:r>
        <w:rPr>
          <w:noProof/>
        </w:rPr>
        <w:t>17</w:t>
      </w:r>
      <w:r>
        <w:fldChar w:fldCharType="end"/>
      </w:r>
      <w:r>
        <w:t>)</w:t>
      </w:r>
      <w:r w:rsidR="00C30B63" w:rsidRPr="00C30B63">
        <w:rPr>
          <w:noProof/>
        </w:rPr>
        <w:t xml:space="preserve"> </w:t>
      </w:r>
      <w:r w:rsidR="00C30B63">
        <w:rPr>
          <w:noProof/>
        </w:rPr>
        <w:drawing>
          <wp:inline distT="0" distB="0" distL="0" distR="0" wp14:anchorId="19B7B6FA" wp14:editId="32370CE8">
            <wp:extent cx="5400040" cy="2505710"/>
            <wp:effectExtent l="19050" t="19050" r="10160" b="279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505710"/>
                    </a:xfrm>
                    <a:prstGeom prst="rect">
                      <a:avLst/>
                    </a:prstGeom>
                    <a:ln>
                      <a:solidFill>
                        <a:schemeClr val="tx1"/>
                      </a:solidFill>
                    </a:ln>
                  </pic:spPr>
                </pic:pic>
              </a:graphicData>
            </a:graphic>
          </wp:inline>
        </w:drawing>
      </w:r>
    </w:p>
    <w:p w14:paraId="43618AE1" w14:textId="63151B2D" w:rsidR="009D572E" w:rsidRDefault="00C30B63" w:rsidP="00C30B63">
      <w:pPr>
        <w:pStyle w:val="Descripcin"/>
        <w:jc w:val="center"/>
      </w:pPr>
      <w:bookmarkStart w:id="71" w:name="_Ref71393628"/>
      <w:r>
        <w:t xml:space="preserve">Figura </w:t>
      </w:r>
      <w:fldSimple w:instr=" SEQ Figura \* ARABIC ">
        <w:r w:rsidR="00EE5D20">
          <w:rPr>
            <w:noProof/>
          </w:rPr>
          <w:t>52</w:t>
        </w:r>
      </w:fldSimple>
      <w:bookmarkEnd w:id="71"/>
      <w:r>
        <w:t>: Corrección de código planteado.</w:t>
      </w:r>
    </w:p>
    <w:p w14:paraId="0FBA0882" w14:textId="77777777" w:rsidR="009D572E" w:rsidRDefault="009D572E" w:rsidP="00C30B63">
      <w:pPr>
        <w:keepNext/>
        <w:jc w:val="center"/>
      </w:pPr>
      <w:r>
        <w:rPr>
          <w:noProof/>
        </w:rPr>
        <w:drawing>
          <wp:inline distT="0" distB="0" distL="0" distR="0" wp14:anchorId="4939600B" wp14:editId="45135514">
            <wp:extent cx="6287170" cy="2997200"/>
            <wp:effectExtent l="19050" t="19050" r="18415" b="1270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95824" cy="3001326"/>
                    </a:xfrm>
                    <a:prstGeom prst="rect">
                      <a:avLst/>
                    </a:prstGeom>
                    <a:ln>
                      <a:solidFill>
                        <a:schemeClr val="tx1"/>
                      </a:solidFill>
                    </a:ln>
                  </pic:spPr>
                </pic:pic>
              </a:graphicData>
            </a:graphic>
          </wp:inline>
        </w:drawing>
      </w:r>
    </w:p>
    <w:p w14:paraId="16DCEDE2" w14:textId="1B70A73F" w:rsidR="003742BE" w:rsidRDefault="009D572E" w:rsidP="003742BE">
      <w:pPr>
        <w:pStyle w:val="Descripcin"/>
        <w:jc w:val="center"/>
      </w:pPr>
      <w:bookmarkStart w:id="72" w:name="_Ref71393486"/>
      <w:r>
        <w:t xml:space="preserve">Figura </w:t>
      </w:r>
      <w:fldSimple w:instr=" SEQ Figura \* ARABIC ">
        <w:r w:rsidR="00EE5D20">
          <w:rPr>
            <w:noProof/>
          </w:rPr>
          <w:t>53</w:t>
        </w:r>
      </w:fldSimple>
      <w:bookmarkEnd w:id="72"/>
      <w:r>
        <w:t>:Problema solventado y matriz heurística corregida.</w:t>
      </w:r>
    </w:p>
    <w:p w14:paraId="0E3E03B9" w14:textId="7C218A6C" w:rsidR="003742BE" w:rsidRDefault="003742BE">
      <w:r>
        <w:br w:type="page"/>
      </w:r>
    </w:p>
    <w:p w14:paraId="2DC8569C" w14:textId="7BA7B609" w:rsidR="003742BE" w:rsidRDefault="009E2250" w:rsidP="002D423D">
      <w:pPr>
        <w:pStyle w:val="Ttulo1"/>
      </w:pPr>
      <w:bookmarkStart w:id="73" w:name="_Toc71648319"/>
      <w:r>
        <w:lastRenderedPageBreak/>
        <w:t>Práctica</w:t>
      </w:r>
      <w:r w:rsidR="002D423D">
        <w:t xml:space="preserve"> 6</w:t>
      </w:r>
      <w:r>
        <w:t>: Navegación Autónoma</w:t>
      </w:r>
      <w:bookmarkEnd w:id="73"/>
    </w:p>
    <w:p w14:paraId="6DC78FE6" w14:textId="145C87AB" w:rsidR="000F1BAE" w:rsidRDefault="002D423D" w:rsidP="002D423D">
      <w:pPr>
        <w:pStyle w:val="Ttulo2"/>
      </w:pPr>
      <w:bookmarkStart w:id="74" w:name="_Toc71648320"/>
      <w:r>
        <w:t>Apartado 6.1</w:t>
      </w:r>
      <w:bookmarkEnd w:id="74"/>
    </w:p>
    <w:p w14:paraId="3CCD5DD9" w14:textId="77777777" w:rsidR="002D423D" w:rsidRPr="002D423D" w:rsidRDefault="002D423D" w:rsidP="002D423D"/>
    <w:p w14:paraId="41FC2FBF" w14:textId="388D3E74" w:rsidR="003742BE" w:rsidRDefault="008A5797" w:rsidP="003742BE">
      <w:r>
        <w:t>El objetivo principal de esta práctica es implementar tanto la planificación global de caminos, ya sea Dijkstra como Dijkstra* con el método de campos potenciales visto en la práctica número tres.</w:t>
      </w:r>
    </w:p>
    <w:p w14:paraId="1DA1C953" w14:textId="2D96268C" w:rsidR="006A56A1" w:rsidRPr="002D423D" w:rsidRDefault="006A56A1" w:rsidP="002D423D">
      <w:pPr>
        <w:rPr>
          <w:b/>
          <w:bCs/>
        </w:rPr>
      </w:pPr>
      <w:r w:rsidRPr="002D423D">
        <w:rPr>
          <w:b/>
          <w:bCs/>
        </w:rPr>
        <w:t>Implementar un programa de Matlab que utilice la planificación de caminos de Dijkstra (práctica 4) y evite obstáculos con el método de campos potenciales (práctica 3). El programa debe preguntar los nodos de inicio y destino, y representar gráficamente el mapa con la trayectoria del robot. Debe indicar con un mensaje si se ha podido llegar al destino.</w:t>
      </w:r>
    </w:p>
    <w:p w14:paraId="24F8FF3E" w14:textId="36DBC2F9" w:rsidR="008A5797" w:rsidRDefault="008A5797" w:rsidP="003742BE">
      <w:r>
        <w:t xml:space="preserve">En primer lugar, se va a leer y dibujar cada uno de los nodos que se nos proporciona. Para ello haremos uso del código mostrado en la </w:t>
      </w:r>
      <w:r>
        <w:fldChar w:fldCharType="begin"/>
      </w:r>
      <w:r>
        <w:instrText xml:space="preserve"> REF _Ref71625049 \h </w:instrText>
      </w:r>
      <w:r>
        <w:fldChar w:fldCharType="separate"/>
      </w:r>
      <w:r>
        <w:t xml:space="preserve">Figura </w:t>
      </w:r>
      <w:r>
        <w:rPr>
          <w:noProof/>
        </w:rPr>
        <w:t>19</w:t>
      </w:r>
      <w:r>
        <w:fldChar w:fldCharType="end"/>
      </w:r>
      <w:r>
        <w:t>. Véase que se ha puesto un condicionante que, si estamos ante el nodo 10 en adelante, desplazamos el dibujo un poco para poder centrarlo.</w:t>
      </w:r>
    </w:p>
    <w:p w14:paraId="68066604" w14:textId="77777777" w:rsidR="008A5797" w:rsidRDefault="008A5797" w:rsidP="008A5797">
      <w:pPr>
        <w:keepNext/>
        <w:jc w:val="center"/>
      </w:pPr>
      <w:r>
        <w:rPr>
          <w:noProof/>
        </w:rPr>
        <w:drawing>
          <wp:inline distT="0" distB="0" distL="0" distR="0" wp14:anchorId="030EBAAA" wp14:editId="6BDFCC43">
            <wp:extent cx="5400040" cy="2287270"/>
            <wp:effectExtent l="19050" t="19050" r="10160" b="177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287270"/>
                    </a:xfrm>
                    <a:prstGeom prst="rect">
                      <a:avLst/>
                    </a:prstGeom>
                    <a:ln>
                      <a:solidFill>
                        <a:schemeClr val="tx1"/>
                      </a:solidFill>
                    </a:ln>
                  </pic:spPr>
                </pic:pic>
              </a:graphicData>
            </a:graphic>
          </wp:inline>
        </w:drawing>
      </w:r>
    </w:p>
    <w:p w14:paraId="63133953" w14:textId="0CE41F6D" w:rsidR="008A5797" w:rsidRDefault="008A5797" w:rsidP="008A5797">
      <w:pPr>
        <w:pStyle w:val="Descripcin"/>
        <w:jc w:val="center"/>
      </w:pPr>
      <w:r>
        <w:t xml:space="preserve">Figura </w:t>
      </w:r>
      <w:fldSimple w:instr=" SEQ Figura \* ARABIC ">
        <w:r w:rsidR="00EE5D20">
          <w:rPr>
            <w:noProof/>
          </w:rPr>
          <w:t>54</w:t>
        </w:r>
      </w:fldSimple>
      <w:r>
        <w:t>: Código para dibujar los nodos</w:t>
      </w:r>
    </w:p>
    <w:p w14:paraId="006D7874" w14:textId="4945F5B7" w:rsidR="00EE31AD" w:rsidRDefault="008A5797" w:rsidP="003742BE">
      <w:r>
        <w:t>Una vez está dibujado, se procede a los cálculos correspondientes. Se calcula el camino más óptimo mediante la función Dijkstra, realizada anteriormente</w:t>
      </w:r>
      <w:r w:rsidR="000F1BAE">
        <w:t xml:space="preserve"> (ver </w:t>
      </w:r>
      <w:r w:rsidR="000F1BAE">
        <w:fldChar w:fldCharType="begin"/>
      </w:r>
      <w:r w:rsidR="000F1BAE">
        <w:instrText xml:space="preserve"> REF _Ref71625669 \h </w:instrText>
      </w:r>
      <w:r w:rsidR="000F1BAE">
        <w:fldChar w:fldCharType="separate"/>
      </w:r>
      <w:r w:rsidR="000F1BAE">
        <w:t xml:space="preserve">Figura </w:t>
      </w:r>
      <w:r w:rsidR="000F1BAE">
        <w:rPr>
          <w:noProof/>
        </w:rPr>
        <w:t>20</w:t>
      </w:r>
      <w:r w:rsidR="000F1BAE">
        <w:fldChar w:fldCharType="end"/>
      </w:r>
      <w:r w:rsidR="000F1BAE">
        <w:t>).</w:t>
      </w:r>
    </w:p>
    <w:p w14:paraId="0897BE5A" w14:textId="77777777" w:rsidR="000F1BAE" w:rsidRDefault="000F1BAE" w:rsidP="000F1BAE">
      <w:pPr>
        <w:keepNext/>
        <w:jc w:val="center"/>
      </w:pPr>
      <w:r>
        <w:rPr>
          <w:noProof/>
        </w:rPr>
        <w:drawing>
          <wp:inline distT="0" distB="0" distL="0" distR="0" wp14:anchorId="30BDA351" wp14:editId="7E4F743D">
            <wp:extent cx="3270250" cy="526070"/>
            <wp:effectExtent l="19050" t="19050" r="25400" b="266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72690" cy="542549"/>
                    </a:xfrm>
                    <a:prstGeom prst="rect">
                      <a:avLst/>
                    </a:prstGeom>
                    <a:ln>
                      <a:solidFill>
                        <a:schemeClr val="tx1"/>
                      </a:solidFill>
                    </a:ln>
                  </pic:spPr>
                </pic:pic>
              </a:graphicData>
            </a:graphic>
          </wp:inline>
        </w:drawing>
      </w:r>
    </w:p>
    <w:p w14:paraId="2E96C63F" w14:textId="125B7FD4" w:rsidR="000F1BAE" w:rsidRPr="003742BE" w:rsidRDefault="000F1BAE" w:rsidP="000F1BAE">
      <w:pPr>
        <w:pStyle w:val="Descripcin"/>
        <w:jc w:val="center"/>
      </w:pPr>
      <w:bookmarkStart w:id="75" w:name="_Ref71625669"/>
      <w:bookmarkStart w:id="76" w:name="_Ref71625666"/>
      <w:r>
        <w:t xml:space="preserve">Figura </w:t>
      </w:r>
      <w:fldSimple w:instr=" SEQ Figura \* ARABIC ">
        <w:r w:rsidR="00EE5D20">
          <w:rPr>
            <w:noProof/>
          </w:rPr>
          <w:t>55</w:t>
        </w:r>
      </w:fldSimple>
      <w:bookmarkEnd w:id="75"/>
      <w:r>
        <w:t>: Llamada a la función Dijkstra.</w:t>
      </w:r>
      <w:bookmarkEnd w:id="76"/>
    </w:p>
    <w:p w14:paraId="19F371A3" w14:textId="77777777" w:rsidR="009D572E" w:rsidRPr="0025780D" w:rsidRDefault="009D572E" w:rsidP="0025780D"/>
    <w:p w14:paraId="44149701" w14:textId="3AC8D4A8" w:rsidR="0025780D" w:rsidRDefault="000F1BAE" w:rsidP="0025780D">
      <w:r>
        <w:t xml:space="preserve">Dado que el camino a seguir ya es conocido, se va a implementar un bucle </w:t>
      </w:r>
      <w:proofErr w:type="spellStart"/>
      <w:r>
        <w:t>for</w:t>
      </w:r>
      <w:proofErr w:type="spellEnd"/>
      <w:r>
        <w:t xml:space="preserve"> que vaya desde un nodo A hacia un nodo B y posteriormente de B hacia C, siendo </w:t>
      </w:r>
      <w:proofErr w:type="gramStart"/>
      <w:r>
        <w:t>A,B</w:t>
      </w:r>
      <w:proofErr w:type="gramEnd"/>
      <w:r>
        <w:t xml:space="preserve">,C… los nodos indicados en la ruta mediante Dijkstra. Esto se representa en la </w:t>
      </w:r>
    </w:p>
    <w:p w14:paraId="3867B969" w14:textId="77777777" w:rsidR="000F1BAE" w:rsidRDefault="000F1BAE" w:rsidP="000F1BAE">
      <w:pPr>
        <w:keepNext/>
        <w:jc w:val="center"/>
      </w:pPr>
      <w:r>
        <w:rPr>
          <w:noProof/>
        </w:rPr>
        <w:lastRenderedPageBreak/>
        <w:drawing>
          <wp:inline distT="0" distB="0" distL="0" distR="0" wp14:anchorId="5CEE33ED" wp14:editId="37FF384D">
            <wp:extent cx="4829129" cy="2857500"/>
            <wp:effectExtent l="19050" t="19050" r="10160" b="190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53810" cy="2872104"/>
                    </a:xfrm>
                    <a:prstGeom prst="rect">
                      <a:avLst/>
                    </a:prstGeom>
                    <a:ln>
                      <a:solidFill>
                        <a:schemeClr val="tx1"/>
                      </a:solidFill>
                    </a:ln>
                  </pic:spPr>
                </pic:pic>
              </a:graphicData>
            </a:graphic>
          </wp:inline>
        </w:drawing>
      </w:r>
    </w:p>
    <w:p w14:paraId="4592F84A" w14:textId="0BF9157D" w:rsidR="000F1BAE" w:rsidRPr="000F1BAE" w:rsidRDefault="000F1BAE" w:rsidP="000F1BAE">
      <w:pPr>
        <w:pStyle w:val="Descripcin"/>
        <w:jc w:val="center"/>
        <w:rPr>
          <w:u w:val="double"/>
        </w:rPr>
      </w:pPr>
      <w:r>
        <w:t xml:space="preserve">Figura </w:t>
      </w:r>
      <w:fldSimple w:instr=" SEQ Figura \* ARABIC ">
        <w:r w:rsidR="00EE5D20">
          <w:rPr>
            <w:noProof/>
          </w:rPr>
          <w:t>56</w:t>
        </w:r>
      </w:fldSimple>
      <w:r>
        <w:t>: Campos potenciales en bucle.</w:t>
      </w:r>
    </w:p>
    <w:p w14:paraId="53125E28" w14:textId="6E5FF2F7" w:rsidR="006049F6" w:rsidRDefault="006A56A1" w:rsidP="00A67073">
      <w:r>
        <w:t>Obsérvese como también se implementa un mensaje en caso de error, tal y como se solicita en las indicaciones.</w:t>
      </w:r>
    </w:p>
    <w:p w14:paraId="71F8ED55" w14:textId="30D82899" w:rsidR="006A56A1" w:rsidRDefault="006A56A1" w:rsidP="00A67073">
      <w:r>
        <w:t xml:space="preserve">Así pues, al ejecutar el código nos encontramos con un resultado satisfactorio (ver </w:t>
      </w:r>
      <w:r>
        <w:fldChar w:fldCharType="begin"/>
      </w:r>
      <w:r>
        <w:instrText xml:space="preserve"> REF _Ref71626834 \h </w:instrText>
      </w:r>
      <w:r>
        <w:fldChar w:fldCharType="separate"/>
      </w:r>
      <w:r>
        <w:t xml:space="preserve">Figura </w:t>
      </w:r>
      <w:r>
        <w:rPr>
          <w:noProof/>
        </w:rPr>
        <w:t>22</w:t>
      </w:r>
      <w:r>
        <w:fldChar w:fldCharType="end"/>
      </w:r>
      <w:r>
        <w:t xml:space="preserve"> ).</w:t>
      </w:r>
    </w:p>
    <w:p w14:paraId="26B773E0" w14:textId="77777777" w:rsidR="006A56A1" w:rsidRDefault="006A56A1" w:rsidP="00E9403E">
      <w:pPr>
        <w:keepNext/>
        <w:jc w:val="center"/>
      </w:pPr>
      <w:r>
        <w:rPr>
          <w:noProof/>
        </w:rPr>
        <w:drawing>
          <wp:inline distT="0" distB="0" distL="0" distR="0" wp14:anchorId="7EC6B13A" wp14:editId="23B27CF2">
            <wp:extent cx="4013200" cy="4020277"/>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37889" cy="4045010"/>
                    </a:xfrm>
                    <a:prstGeom prst="rect">
                      <a:avLst/>
                    </a:prstGeom>
                  </pic:spPr>
                </pic:pic>
              </a:graphicData>
            </a:graphic>
          </wp:inline>
        </w:drawing>
      </w:r>
    </w:p>
    <w:p w14:paraId="4125A74C" w14:textId="60706762" w:rsidR="006A56A1" w:rsidRDefault="006A56A1" w:rsidP="00E9403E">
      <w:pPr>
        <w:pStyle w:val="Descripcin"/>
        <w:jc w:val="center"/>
      </w:pPr>
      <w:bookmarkStart w:id="77" w:name="_Ref71626834"/>
      <w:r>
        <w:t xml:space="preserve">Figura </w:t>
      </w:r>
      <w:fldSimple w:instr=" SEQ Figura \* ARABIC ">
        <w:r w:rsidR="00EE5D20">
          <w:rPr>
            <w:noProof/>
          </w:rPr>
          <w:t>57</w:t>
        </w:r>
      </w:fldSimple>
      <w:bookmarkEnd w:id="77"/>
      <w:r>
        <w:t>: Resultado obtenido en el apartado 1.</w:t>
      </w:r>
    </w:p>
    <w:p w14:paraId="0DBD75B8" w14:textId="3859DA34" w:rsidR="006A56A1" w:rsidRDefault="006A56A1" w:rsidP="006A56A1"/>
    <w:p w14:paraId="6A14C5DE" w14:textId="77777777" w:rsidR="006A56A1" w:rsidRPr="006A56A1" w:rsidRDefault="006A56A1" w:rsidP="006A56A1"/>
    <w:p w14:paraId="7A225F9B" w14:textId="2E342733" w:rsidR="002D423D" w:rsidRDefault="002D423D" w:rsidP="002D423D">
      <w:pPr>
        <w:pStyle w:val="Ttulo2"/>
      </w:pPr>
      <w:bookmarkStart w:id="78" w:name="_Toc71648321"/>
      <w:r>
        <w:lastRenderedPageBreak/>
        <w:t>Apartado 6.2</w:t>
      </w:r>
      <w:bookmarkEnd w:id="78"/>
    </w:p>
    <w:p w14:paraId="21D0A818" w14:textId="77777777" w:rsidR="00E9403E" w:rsidRPr="00E9403E" w:rsidRDefault="00E9403E" w:rsidP="00E9403E"/>
    <w:p w14:paraId="7D5EC8CA" w14:textId="0ABC7006" w:rsidR="006A56A1" w:rsidRPr="002D423D" w:rsidRDefault="006A56A1" w:rsidP="002D423D">
      <w:pPr>
        <w:rPr>
          <w:b/>
          <w:bCs/>
        </w:rPr>
      </w:pPr>
      <w:r w:rsidRPr="002D423D">
        <w:rPr>
          <w:b/>
          <w:bCs/>
        </w:rPr>
        <w:t>Realizar la trayectoria partiendo del nodo 1 hacia un destino en la parte derecha superior del mapa. Intentar atravesar la parte inferior derecha del mapa entre los nodos 24 y 32. ¿Es posible alcanzar el objetivo en esas situaciones?, ¿a qué se debe el problema para completar dichos caminos? Proponer una mejora a la navegación autónoma implementada para resolver esta situación.</w:t>
      </w:r>
    </w:p>
    <w:p w14:paraId="1C36A1F4" w14:textId="741D5D1C" w:rsidR="00A67073" w:rsidRDefault="003F2C93" w:rsidP="00A67073">
      <w:r>
        <w:t xml:space="preserve">Se introduce como nodo de partida el nodo 1 y como destino el nodo 31 y se observa el siguiente resultado (ver </w:t>
      </w:r>
      <w:r>
        <w:fldChar w:fldCharType="begin"/>
      </w:r>
      <w:r>
        <w:instrText xml:space="preserve"> REF _Ref71627465 \h </w:instrText>
      </w:r>
      <w:r>
        <w:fldChar w:fldCharType="separate"/>
      </w:r>
      <w:r>
        <w:t xml:space="preserve">Figura </w:t>
      </w:r>
      <w:r>
        <w:rPr>
          <w:noProof/>
        </w:rPr>
        <w:t>23</w:t>
      </w:r>
      <w:r>
        <w:fldChar w:fldCharType="end"/>
      </w:r>
      <w:r>
        <w:t>).</w:t>
      </w:r>
    </w:p>
    <w:p w14:paraId="14E68E8E" w14:textId="77777777" w:rsidR="003F2C93" w:rsidRDefault="003F2C93" w:rsidP="00E9403E">
      <w:pPr>
        <w:keepNext/>
        <w:jc w:val="center"/>
      </w:pPr>
      <w:r>
        <w:rPr>
          <w:noProof/>
        </w:rPr>
        <w:drawing>
          <wp:inline distT="0" distB="0" distL="0" distR="0" wp14:anchorId="5041AFB6" wp14:editId="37B0B58C">
            <wp:extent cx="3981450" cy="397068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97385" cy="3986574"/>
                    </a:xfrm>
                    <a:prstGeom prst="rect">
                      <a:avLst/>
                    </a:prstGeom>
                  </pic:spPr>
                </pic:pic>
              </a:graphicData>
            </a:graphic>
          </wp:inline>
        </w:drawing>
      </w:r>
    </w:p>
    <w:p w14:paraId="7CC26DAE" w14:textId="7730042A" w:rsidR="003F2C93" w:rsidRDefault="003F2C93" w:rsidP="00E9403E">
      <w:pPr>
        <w:pStyle w:val="Descripcin"/>
        <w:jc w:val="center"/>
      </w:pPr>
      <w:bookmarkStart w:id="79" w:name="_Ref71627465"/>
      <w:r>
        <w:t xml:space="preserve">Figura </w:t>
      </w:r>
      <w:fldSimple w:instr=" SEQ Figura \* ARABIC ">
        <w:r w:rsidR="00EE5D20">
          <w:rPr>
            <w:noProof/>
          </w:rPr>
          <w:t>58</w:t>
        </w:r>
      </w:fldSimple>
      <w:bookmarkEnd w:id="79"/>
      <w:r>
        <w:t>: Resultado fallido con nodo de entrada 1 y nodo de salida 31.</w:t>
      </w:r>
    </w:p>
    <w:p w14:paraId="1A0506EB" w14:textId="6590B108" w:rsidR="00F9240A" w:rsidRDefault="00F9240A" w:rsidP="00F9240A">
      <w:r>
        <w:t>Vemos que no llega al destino. Como ya se vio en la práctica 3 esto es debido a que el sistema ha entrado en una trampa local, impidiendo el desplazamiento como ya se indicó anteriormente.</w:t>
      </w:r>
    </w:p>
    <w:p w14:paraId="7AE46A14" w14:textId="499533A6" w:rsidR="00F9240A" w:rsidRDefault="00F9240A" w:rsidP="00F9240A">
      <w:r>
        <w:t xml:space="preserve">Si se introdujeran más nodos alrededor de los puntos débiles del sistema se podría solucionar </w:t>
      </w:r>
      <w:r w:rsidR="00B30F94">
        <w:t>este problema, tal y como se ha hecho, por ejemplo, en la cruz de la derecha, involucrando a los nodos 33, 41, 42, 43, 44, 45, 46 y 47. Así pues, en lugar de ir del nodo 47 al 42, por ejemplo, pasaría por el nodo intermedio 41.</w:t>
      </w:r>
    </w:p>
    <w:p w14:paraId="7BEB3DD8" w14:textId="18587EB1" w:rsidR="00B30F94" w:rsidRDefault="00B30F94" w:rsidP="00F9240A"/>
    <w:p w14:paraId="1600F956" w14:textId="3E6A1216" w:rsidR="002D423D" w:rsidRDefault="002D423D" w:rsidP="00F9240A"/>
    <w:p w14:paraId="0644B887" w14:textId="1567C10D" w:rsidR="002D423D" w:rsidRDefault="002D423D" w:rsidP="00F9240A"/>
    <w:p w14:paraId="4865D76E" w14:textId="77777777" w:rsidR="002D423D" w:rsidRDefault="002D423D" w:rsidP="00F9240A"/>
    <w:p w14:paraId="71A73562" w14:textId="5CCD6F04" w:rsidR="002D423D" w:rsidRDefault="002D423D" w:rsidP="002D423D">
      <w:pPr>
        <w:pStyle w:val="Ttulo2"/>
      </w:pPr>
      <w:bookmarkStart w:id="80" w:name="_Toc71648322"/>
      <w:r>
        <w:lastRenderedPageBreak/>
        <w:t>Apartado 6.3</w:t>
      </w:r>
      <w:bookmarkEnd w:id="80"/>
    </w:p>
    <w:p w14:paraId="5028E589" w14:textId="77777777" w:rsidR="00E9403E" w:rsidRPr="00E9403E" w:rsidRDefault="00E9403E" w:rsidP="00E9403E"/>
    <w:p w14:paraId="3023D0E3" w14:textId="36B7EF4E" w:rsidR="00B30F94" w:rsidRPr="002D423D" w:rsidRDefault="00B30F94" w:rsidP="002D423D">
      <w:pPr>
        <w:rPr>
          <w:b/>
          <w:bCs/>
        </w:rPr>
      </w:pPr>
      <w:r w:rsidRPr="002D423D">
        <w:rPr>
          <w:b/>
          <w:bCs/>
        </w:rPr>
        <w:t>Si se desea utilizar el algoritmo A* para realizar una planificación de caminos más eficiente desde el punto de vista computacional, es necesario definir una heurística. Se propone definir una heurística consistente y reemplazar el algoritmo de Dijkstra por el A* para la planificación de caminos.</w:t>
      </w:r>
    </w:p>
    <w:p w14:paraId="08636D1D" w14:textId="50A4D99E" w:rsidR="00B30F94" w:rsidRDefault="00B30F94" w:rsidP="00B30F94">
      <w:r>
        <w:t>Se muestra la para construir la matriz heurística. Tal y como se observa, tiene como entrada los nodos proporcionados en el enunciado y la matriz de adyacencia.</w:t>
      </w:r>
    </w:p>
    <w:p w14:paraId="5F3D744A" w14:textId="4149EB24" w:rsidR="00B30F94" w:rsidRDefault="00B30F94" w:rsidP="00B30F94">
      <w:r>
        <w:t xml:space="preserve">Se calculará posteriormente la distancia euclídea entre cada uno de los nodos y se almacenarán los resultados en forma de matriz. </w:t>
      </w:r>
    </w:p>
    <w:p w14:paraId="4BCE899C" w14:textId="0D02A76A" w:rsidR="00B30F94" w:rsidRDefault="00B30F94" w:rsidP="00B30F94">
      <w:r>
        <w:t>Siempre y cuando haya adyacencia entre dos nodos, se le asignarán la distancia euclídea a la variable de costes.</w:t>
      </w:r>
    </w:p>
    <w:p w14:paraId="39DD42C8" w14:textId="32A970F5" w:rsidR="00B30F94" w:rsidRDefault="00B30F94" w:rsidP="00B30F94">
      <w:r>
        <w:t>Así pues, se observan los resultados tras calcular la nueva matriz de costes y emplear el algoritmo de Dijkstra* (ver</w:t>
      </w:r>
      <w:r w:rsidR="00D55879">
        <w:t xml:space="preserve"> </w:t>
      </w:r>
      <w:r w:rsidR="00D55879">
        <w:fldChar w:fldCharType="begin"/>
      </w:r>
      <w:r w:rsidR="00D55879">
        <w:instrText xml:space="preserve"> REF _Ref71628698 \h </w:instrText>
      </w:r>
      <w:r w:rsidR="00D55879">
        <w:fldChar w:fldCharType="separate"/>
      </w:r>
      <w:r w:rsidR="00D55879">
        <w:t xml:space="preserve">Figura </w:t>
      </w:r>
      <w:r w:rsidR="00D55879">
        <w:rPr>
          <w:noProof/>
        </w:rPr>
        <w:t>24</w:t>
      </w:r>
      <w:r w:rsidR="00D55879">
        <w:fldChar w:fldCharType="end"/>
      </w:r>
      <w:r w:rsidR="00D55879">
        <w:t>).</w:t>
      </w:r>
    </w:p>
    <w:p w14:paraId="375BE4DE" w14:textId="77777777" w:rsidR="00B30F94" w:rsidRDefault="00B30F94" w:rsidP="009E2250">
      <w:pPr>
        <w:keepNext/>
        <w:jc w:val="center"/>
      </w:pPr>
      <w:r>
        <w:rPr>
          <w:noProof/>
        </w:rPr>
        <w:drawing>
          <wp:inline distT="0" distB="0" distL="0" distR="0" wp14:anchorId="5DC77C9C" wp14:editId="6B70D914">
            <wp:extent cx="3007552" cy="2993759"/>
            <wp:effectExtent l="0" t="0" r="254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26922" cy="3013040"/>
                    </a:xfrm>
                    <a:prstGeom prst="rect">
                      <a:avLst/>
                    </a:prstGeom>
                  </pic:spPr>
                </pic:pic>
              </a:graphicData>
            </a:graphic>
          </wp:inline>
        </w:drawing>
      </w:r>
    </w:p>
    <w:p w14:paraId="1CADA3F2" w14:textId="7060870F" w:rsidR="00B30F94" w:rsidRPr="00B30F94" w:rsidRDefault="00B30F94" w:rsidP="009E2250">
      <w:pPr>
        <w:pStyle w:val="Descripcin"/>
        <w:jc w:val="center"/>
      </w:pPr>
      <w:bookmarkStart w:id="81" w:name="_Ref71628698"/>
      <w:r>
        <w:t xml:space="preserve">Figura </w:t>
      </w:r>
      <w:fldSimple w:instr=" SEQ Figura \* ARABIC ">
        <w:r w:rsidR="00EE5D20">
          <w:rPr>
            <w:noProof/>
          </w:rPr>
          <w:t>59</w:t>
        </w:r>
      </w:fldSimple>
      <w:bookmarkEnd w:id="81"/>
      <w:r>
        <w:t>: Resultado tras la ejecución del código del apartado 3.</w:t>
      </w:r>
    </w:p>
    <w:sectPr w:rsidR="00B30F94" w:rsidRPr="00B30F94" w:rsidSect="00ED2564">
      <w:headerReference w:type="default" r:id="rId69"/>
      <w:footerReference w:type="default" r:id="rId70"/>
      <w:pgSz w:w="11906" w:h="16838"/>
      <w:pgMar w:top="1417" w:right="1701" w:bottom="1417" w:left="1701" w:header="708" w:footer="708" w:gutter="0"/>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DA508B" w14:textId="77777777" w:rsidR="00467BE1" w:rsidRDefault="00467BE1" w:rsidP="009321E3">
      <w:pPr>
        <w:spacing w:after="0" w:line="240" w:lineRule="auto"/>
      </w:pPr>
      <w:r>
        <w:separator/>
      </w:r>
    </w:p>
  </w:endnote>
  <w:endnote w:type="continuationSeparator" w:id="0">
    <w:p w14:paraId="6120303D" w14:textId="77777777" w:rsidR="00467BE1" w:rsidRDefault="00467BE1" w:rsidP="00932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4849557"/>
      <w:docPartObj>
        <w:docPartGallery w:val="Page Numbers (Bottom of Page)"/>
        <w:docPartUnique/>
      </w:docPartObj>
    </w:sdtPr>
    <w:sdtContent>
      <w:p w14:paraId="70D5C4AE" w14:textId="67C8C090" w:rsidR="000007CC" w:rsidRDefault="000007CC">
        <w:pPr>
          <w:pStyle w:val="Piedepgina"/>
          <w:jc w:val="right"/>
        </w:pPr>
        <w:r>
          <w:fldChar w:fldCharType="begin"/>
        </w:r>
        <w:r>
          <w:instrText>PAGE   \* MERGEFORMAT</w:instrText>
        </w:r>
        <w:r>
          <w:fldChar w:fldCharType="separate"/>
        </w:r>
        <w:r>
          <w:t>2</w:t>
        </w:r>
        <w:r>
          <w:fldChar w:fldCharType="end"/>
        </w:r>
      </w:p>
    </w:sdtContent>
  </w:sdt>
  <w:p w14:paraId="5F8D77BE" w14:textId="77777777" w:rsidR="000007CC" w:rsidRDefault="000007C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FF08EA" w14:textId="77777777" w:rsidR="00467BE1" w:rsidRDefault="00467BE1" w:rsidP="009321E3">
      <w:pPr>
        <w:spacing w:after="0" w:line="240" w:lineRule="auto"/>
      </w:pPr>
      <w:r>
        <w:separator/>
      </w:r>
    </w:p>
  </w:footnote>
  <w:footnote w:type="continuationSeparator" w:id="0">
    <w:p w14:paraId="63852B5E" w14:textId="77777777" w:rsidR="00467BE1" w:rsidRDefault="00467BE1" w:rsidP="009321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D2E63D" w14:textId="2FED1414" w:rsidR="000007CC" w:rsidRDefault="000007CC">
    <w:pPr>
      <w:pStyle w:val="Encabezado"/>
      <w:rPr>
        <w:noProof/>
      </w:rPr>
    </w:pPr>
    <w:r>
      <w:rPr>
        <w:noProof/>
      </w:rPr>
      <w:drawing>
        <wp:anchor distT="0" distB="0" distL="114300" distR="114300" simplePos="0" relativeHeight="251658240" behindDoc="0" locked="0" layoutInCell="1" allowOverlap="1" wp14:anchorId="011950C8" wp14:editId="2E9EBC8E">
          <wp:simplePos x="0" y="0"/>
          <wp:positionH relativeFrom="column">
            <wp:posOffset>5196840</wp:posOffset>
          </wp:positionH>
          <wp:positionV relativeFrom="paragraph">
            <wp:posOffset>-230505</wp:posOffset>
          </wp:positionV>
          <wp:extent cx="819150" cy="492125"/>
          <wp:effectExtent l="0" t="0" r="0" b="317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819150" cy="492125"/>
                  </a:xfrm>
                  <a:prstGeom prst="rect">
                    <a:avLst/>
                  </a:prstGeom>
                </pic:spPr>
              </pic:pic>
            </a:graphicData>
          </a:graphic>
          <wp14:sizeRelH relativeFrom="margin">
            <wp14:pctWidth>0</wp14:pctWidth>
          </wp14:sizeRelH>
          <wp14:sizeRelV relativeFrom="margin">
            <wp14:pctHeight>0</wp14:pctHeight>
          </wp14:sizeRelV>
        </wp:anchor>
      </w:drawing>
    </w:r>
    <w:r>
      <w:t>Ampliación de robótica</w:t>
    </w:r>
    <w:r>
      <w:rPr>
        <w:noProof/>
      </w:rPr>
      <w:t>:</w:t>
    </w:r>
  </w:p>
  <w:p w14:paraId="44127150" w14:textId="0D3E73CC" w:rsidR="000007CC" w:rsidRDefault="000007CC">
    <w:pPr>
      <w:pStyle w:val="Encabezado"/>
      <w:rPr>
        <w:noProof/>
      </w:rPr>
    </w:pPr>
    <w:r>
      <w:rPr>
        <w:noProof/>
      </w:rPr>
      <w:t>Robots Móviles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27DFE"/>
    <w:multiLevelType w:val="hybridMultilevel"/>
    <w:tmpl w:val="FABEE1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B97F3A"/>
    <w:multiLevelType w:val="hybridMultilevel"/>
    <w:tmpl w:val="AEC653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BDD27E8"/>
    <w:multiLevelType w:val="hybridMultilevel"/>
    <w:tmpl w:val="6F209C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E4741B4"/>
    <w:multiLevelType w:val="hybridMultilevel"/>
    <w:tmpl w:val="DA32387A"/>
    <w:lvl w:ilvl="0" w:tplc="C9EA946E">
      <w:start w:val="7"/>
      <w:numFmt w:val="bullet"/>
      <w:lvlText w:val="-"/>
      <w:lvlJc w:val="left"/>
      <w:pPr>
        <w:ind w:left="1065" w:hanging="360"/>
      </w:pPr>
      <w:rPr>
        <w:rFonts w:ascii="Calibri" w:eastAsiaTheme="minorHAnsi" w:hAnsi="Calibri" w:cs="Calibr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4" w15:restartNumberingAfterBreak="0">
    <w:nsid w:val="7A01578B"/>
    <w:multiLevelType w:val="hybridMultilevel"/>
    <w:tmpl w:val="B0484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4"/>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niel Triano Moreno">
    <w15:presenceInfo w15:providerId="Windows Live" w15:userId="3a2a99c8aaff03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4DD"/>
    <w:rsid w:val="000007CC"/>
    <w:rsid w:val="00007505"/>
    <w:rsid w:val="0000765F"/>
    <w:rsid w:val="00020056"/>
    <w:rsid w:val="0002055A"/>
    <w:rsid w:val="00030C74"/>
    <w:rsid w:val="00085B39"/>
    <w:rsid w:val="000910FD"/>
    <w:rsid w:val="00095267"/>
    <w:rsid w:val="00096069"/>
    <w:rsid w:val="000A7F3E"/>
    <w:rsid w:val="000F1BAE"/>
    <w:rsid w:val="00131C8E"/>
    <w:rsid w:val="00156B58"/>
    <w:rsid w:val="00173C65"/>
    <w:rsid w:val="0019352A"/>
    <w:rsid w:val="001C1D5A"/>
    <w:rsid w:val="00205AEC"/>
    <w:rsid w:val="00213D80"/>
    <w:rsid w:val="00224E8F"/>
    <w:rsid w:val="0025780D"/>
    <w:rsid w:val="00295BF1"/>
    <w:rsid w:val="002A22BB"/>
    <w:rsid w:val="002D423D"/>
    <w:rsid w:val="002E24FE"/>
    <w:rsid w:val="002E3FB9"/>
    <w:rsid w:val="002F0191"/>
    <w:rsid w:val="00312D13"/>
    <w:rsid w:val="003742BE"/>
    <w:rsid w:val="003D3F1F"/>
    <w:rsid w:val="003F1C07"/>
    <w:rsid w:val="003F2C93"/>
    <w:rsid w:val="00400B60"/>
    <w:rsid w:val="0044205E"/>
    <w:rsid w:val="00452D4C"/>
    <w:rsid w:val="00467BE1"/>
    <w:rsid w:val="00473237"/>
    <w:rsid w:val="00492CC6"/>
    <w:rsid w:val="004C0C0E"/>
    <w:rsid w:val="004C421A"/>
    <w:rsid w:val="005D757D"/>
    <w:rsid w:val="006030AE"/>
    <w:rsid w:val="006049F6"/>
    <w:rsid w:val="006254A2"/>
    <w:rsid w:val="00667723"/>
    <w:rsid w:val="006A56A1"/>
    <w:rsid w:val="006C6217"/>
    <w:rsid w:val="006F00EC"/>
    <w:rsid w:val="0070163D"/>
    <w:rsid w:val="007306DD"/>
    <w:rsid w:val="0074779D"/>
    <w:rsid w:val="007541FA"/>
    <w:rsid w:val="007579C2"/>
    <w:rsid w:val="007938FA"/>
    <w:rsid w:val="007A7F0D"/>
    <w:rsid w:val="007C5023"/>
    <w:rsid w:val="007D03EA"/>
    <w:rsid w:val="007F3D3A"/>
    <w:rsid w:val="0080461E"/>
    <w:rsid w:val="00834E0D"/>
    <w:rsid w:val="0084294E"/>
    <w:rsid w:val="00891067"/>
    <w:rsid w:val="008A5797"/>
    <w:rsid w:val="008F415E"/>
    <w:rsid w:val="009068C2"/>
    <w:rsid w:val="00911EA3"/>
    <w:rsid w:val="009321E3"/>
    <w:rsid w:val="00981C6E"/>
    <w:rsid w:val="009B053C"/>
    <w:rsid w:val="009D572E"/>
    <w:rsid w:val="009E2250"/>
    <w:rsid w:val="00A07A51"/>
    <w:rsid w:val="00A6345B"/>
    <w:rsid w:val="00A67073"/>
    <w:rsid w:val="00AE60B5"/>
    <w:rsid w:val="00B30F94"/>
    <w:rsid w:val="00B52C00"/>
    <w:rsid w:val="00B634DD"/>
    <w:rsid w:val="00BD2403"/>
    <w:rsid w:val="00BD2F03"/>
    <w:rsid w:val="00C164EE"/>
    <w:rsid w:val="00C30B63"/>
    <w:rsid w:val="00C3169A"/>
    <w:rsid w:val="00C359DF"/>
    <w:rsid w:val="00C533ED"/>
    <w:rsid w:val="00C549F4"/>
    <w:rsid w:val="00C56A5F"/>
    <w:rsid w:val="00C66FBC"/>
    <w:rsid w:val="00C70E59"/>
    <w:rsid w:val="00C9436F"/>
    <w:rsid w:val="00CF65A9"/>
    <w:rsid w:val="00D179B8"/>
    <w:rsid w:val="00D24151"/>
    <w:rsid w:val="00D50FED"/>
    <w:rsid w:val="00D55879"/>
    <w:rsid w:val="00D721C6"/>
    <w:rsid w:val="00DE2AEC"/>
    <w:rsid w:val="00E3409E"/>
    <w:rsid w:val="00E9403E"/>
    <w:rsid w:val="00EA065D"/>
    <w:rsid w:val="00EA6CC1"/>
    <w:rsid w:val="00EB0989"/>
    <w:rsid w:val="00ED2564"/>
    <w:rsid w:val="00EE31AD"/>
    <w:rsid w:val="00EE5D20"/>
    <w:rsid w:val="00EF53A7"/>
    <w:rsid w:val="00F51554"/>
    <w:rsid w:val="00F8289B"/>
    <w:rsid w:val="00F86A39"/>
    <w:rsid w:val="00F9240A"/>
    <w:rsid w:val="00FB7B3A"/>
    <w:rsid w:val="00FD4822"/>
    <w:rsid w:val="00FE31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34261C"/>
  <w15:chartTrackingRefBased/>
  <w15:docId w15:val="{31D8F53A-5715-478A-B1E7-60C9C059F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321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321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321E3"/>
    <w:pPr>
      <w:ind w:left="720"/>
      <w:contextualSpacing/>
    </w:pPr>
  </w:style>
  <w:style w:type="character" w:customStyle="1" w:styleId="Ttulo1Car">
    <w:name w:val="Título 1 Car"/>
    <w:basedOn w:val="Fuentedeprrafopredeter"/>
    <w:link w:val="Ttulo1"/>
    <w:uiPriority w:val="9"/>
    <w:rsid w:val="009321E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321E3"/>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9321E3"/>
    <w:pPr>
      <w:outlineLvl w:val="9"/>
    </w:pPr>
    <w:rPr>
      <w:lang w:eastAsia="es-ES"/>
    </w:rPr>
  </w:style>
  <w:style w:type="paragraph" w:styleId="TDC1">
    <w:name w:val="toc 1"/>
    <w:basedOn w:val="Normal"/>
    <w:next w:val="Normal"/>
    <w:autoRedefine/>
    <w:uiPriority w:val="39"/>
    <w:unhideWhenUsed/>
    <w:rsid w:val="009321E3"/>
    <w:pPr>
      <w:spacing w:after="100"/>
    </w:pPr>
  </w:style>
  <w:style w:type="paragraph" w:styleId="TDC2">
    <w:name w:val="toc 2"/>
    <w:basedOn w:val="Normal"/>
    <w:next w:val="Normal"/>
    <w:autoRedefine/>
    <w:uiPriority w:val="39"/>
    <w:unhideWhenUsed/>
    <w:rsid w:val="009321E3"/>
    <w:pPr>
      <w:spacing w:after="100"/>
      <w:ind w:left="220"/>
    </w:pPr>
  </w:style>
  <w:style w:type="character" w:styleId="Hipervnculo">
    <w:name w:val="Hyperlink"/>
    <w:basedOn w:val="Fuentedeprrafopredeter"/>
    <w:uiPriority w:val="99"/>
    <w:unhideWhenUsed/>
    <w:rsid w:val="009321E3"/>
    <w:rPr>
      <w:color w:val="0563C1" w:themeColor="hyperlink"/>
      <w:u w:val="single"/>
    </w:rPr>
  </w:style>
  <w:style w:type="paragraph" w:styleId="Encabezado">
    <w:name w:val="header"/>
    <w:basedOn w:val="Normal"/>
    <w:link w:val="EncabezadoCar"/>
    <w:uiPriority w:val="99"/>
    <w:unhideWhenUsed/>
    <w:rsid w:val="009321E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321E3"/>
  </w:style>
  <w:style w:type="paragraph" w:styleId="Piedepgina">
    <w:name w:val="footer"/>
    <w:basedOn w:val="Normal"/>
    <w:link w:val="PiedepginaCar"/>
    <w:uiPriority w:val="99"/>
    <w:unhideWhenUsed/>
    <w:rsid w:val="009321E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321E3"/>
  </w:style>
  <w:style w:type="character" w:styleId="Textodelmarcadordeposicin">
    <w:name w:val="Placeholder Text"/>
    <w:basedOn w:val="Fuentedeprrafopredeter"/>
    <w:uiPriority w:val="99"/>
    <w:semiHidden/>
    <w:rsid w:val="003D3F1F"/>
    <w:rPr>
      <w:color w:val="808080"/>
    </w:rPr>
  </w:style>
  <w:style w:type="table" w:styleId="Tablaconcuadrcula">
    <w:name w:val="Table Grid"/>
    <w:basedOn w:val="Tablanormal"/>
    <w:uiPriority w:val="39"/>
    <w:rsid w:val="003D3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3D3F1F"/>
    <w:pPr>
      <w:spacing w:after="200" w:line="240" w:lineRule="auto"/>
    </w:pPr>
    <w:rPr>
      <w:i/>
      <w:iCs/>
      <w:color w:val="44546A" w:themeColor="text2"/>
      <w:sz w:val="18"/>
      <w:szCs w:val="18"/>
    </w:rPr>
  </w:style>
  <w:style w:type="character" w:styleId="Textoennegrita">
    <w:name w:val="Strong"/>
    <w:basedOn w:val="Fuentedeprrafopredeter"/>
    <w:uiPriority w:val="22"/>
    <w:qFormat/>
    <w:rsid w:val="0070163D"/>
    <w:rPr>
      <w:b/>
      <w:bCs/>
    </w:rPr>
  </w:style>
  <w:style w:type="paragraph" w:styleId="Cita">
    <w:name w:val="Quote"/>
    <w:basedOn w:val="Normal"/>
    <w:next w:val="Normal"/>
    <w:link w:val="CitaCar"/>
    <w:uiPriority w:val="29"/>
    <w:qFormat/>
    <w:rsid w:val="00473237"/>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473237"/>
    <w:rPr>
      <w:i/>
      <w:iCs/>
      <w:color w:val="404040" w:themeColor="text1" w:themeTint="BF"/>
    </w:rPr>
  </w:style>
  <w:style w:type="character" w:styleId="nfasis">
    <w:name w:val="Emphasis"/>
    <w:basedOn w:val="Fuentedeprrafopredeter"/>
    <w:uiPriority w:val="20"/>
    <w:qFormat/>
    <w:rsid w:val="00C3169A"/>
    <w:rPr>
      <w:i/>
      <w:iCs/>
    </w:rPr>
  </w:style>
  <w:style w:type="paragraph" w:styleId="Textonotaalfinal">
    <w:name w:val="endnote text"/>
    <w:basedOn w:val="Normal"/>
    <w:link w:val="TextonotaalfinalCar"/>
    <w:uiPriority w:val="99"/>
    <w:semiHidden/>
    <w:unhideWhenUsed/>
    <w:rsid w:val="0002005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20056"/>
    <w:rPr>
      <w:sz w:val="20"/>
      <w:szCs w:val="20"/>
    </w:rPr>
  </w:style>
  <w:style w:type="character" w:styleId="Refdenotaalfinal">
    <w:name w:val="endnote reference"/>
    <w:basedOn w:val="Fuentedeprrafopredeter"/>
    <w:uiPriority w:val="99"/>
    <w:semiHidden/>
    <w:unhideWhenUsed/>
    <w:rsid w:val="00020056"/>
    <w:rPr>
      <w:vertAlign w:val="superscript"/>
    </w:rPr>
  </w:style>
  <w:style w:type="paragraph" w:styleId="Sinespaciado">
    <w:name w:val="No Spacing"/>
    <w:link w:val="SinespaciadoCar"/>
    <w:uiPriority w:val="1"/>
    <w:qFormat/>
    <w:rsid w:val="00ED256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D2564"/>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7890834">
      <w:bodyDiv w:val="1"/>
      <w:marLeft w:val="0"/>
      <w:marRight w:val="0"/>
      <w:marTop w:val="0"/>
      <w:marBottom w:val="0"/>
      <w:divBdr>
        <w:top w:val="none" w:sz="0" w:space="0" w:color="auto"/>
        <w:left w:val="none" w:sz="0" w:space="0" w:color="auto"/>
        <w:bottom w:val="none" w:sz="0" w:space="0" w:color="auto"/>
        <w:right w:val="none" w:sz="0" w:space="0" w:color="auto"/>
      </w:divBdr>
    </w:div>
    <w:div w:id="1008018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6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53936-9B50-414B-9909-376726480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1561</TotalTime>
  <Pages>37</Pages>
  <Words>5184</Words>
  <Characters>28512</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ampliación de robótica</vt:lpstr>
    </vt:vector>
  </TitlesOfParts>
  <Company/>
  <LinksUpToDate>false</LinksUpToDate>
  <CharactersWithSpaces>33629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ampliación de robótica</dc:title>
  <dc:subject>Memoria de prácticas: Robots Móviles</dc:subject>
  <dc:creator>Marta Rosa Flores // Daniel Triano Moreno</dc:creator>
  <cp:keywords/>
  <dc:description/>
  <cp:lastModifiedBy>Daniel Triano Moreno</cp:lastModifiedBy>
  <cp:revision>39</cp:revision>
  <dcterms:created xsi:type="dcterms:W3CDTF">2021-02-24T19:28:00Z</dcterms:created>
  <dcterms:modified xsi:type="dcterms:W3CDTF">2021-05-12T11:43:00Z</dcterms:modified>
</cp:coreProperties>
</file>