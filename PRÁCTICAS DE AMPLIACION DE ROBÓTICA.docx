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1ABD2" w14:textId="77777777" w:rsidR="0070163D" w:rsidRDefault="0070163D"/>
    <w:p w14:paraId="06E6C345" w14:textId="77777777" w:rsidR="0070163D" w:rsidRDefault="0070163D"/>
    <w:p w14:paraId="4C440915" w14:textId="39798B6E" w:rsidR="000A7F3E" w:rsidRDefault="00B634DD">
      <w:r>
        <w:t>PRÁCTICAS DE AMPLIACION DE ROBÓTICA</w:t>
      </w:r>
    </w:p>
    <w:p w14:paraId="6C9398E7" w14:textId="755DBEE4" w:rsidR="00B634DD" w:rsidRDefault="00B634DD"/>
    <w:p w14:paraId="28711D1A" w14:textId="1676340E" w:rsidR="00B634DD" w:rsidRDefault="00B634DD"/>
    <w:p w14:paraId="4FB7CD1C" w14:textId="29C36DA0" w:rsidR="00B634DD" w:rsidRDefault="00B634DD">
      <w:r>
        <w:t>MARTA ROSA FLORES</w:t>
      </w:r>
    </w:p>
    <w:p w14:paraId="4951677E" w14:textId="755AC456" w:rsidR="00B634DD" w:rsidRDefault="00B634DD">
      <w:r>
        <w:t>DANIEL TRIANO MORENO</w:t>
      </w:r>
    </w:p>
    <w:p w14:paraId="362B0C82" w14:textId="2C8B950B" w:rsidR="009321E3" w:rsidRDefault="009321E3"/>
    <w:p w14:paraId="01E19B38" w14:textId="470C6D1D" w:rsidR="009321E3" w:rsidRDefault="009321E3"/>
    <w:p w14:paraId="42C2CD1A" w14:textId="46432793" w:rsidR="009321E3" w:rsidRDefault="009321E3"/>
    <w:p w14:paraId="19521709" w14:textId="7D4A6592" w:rsidR="009321E3" w:rsidRDefault="009321E3"/>
    <w:p w14:paraId="2A277FD0" w14:textId="485F0616" w:rsidR="009321E3" w:rsidRDefault="009321E3"/>
    <w:p w14:paraId="00794453" w14:textId="473EDED2" w:rsidR="009321E3" w:rsidRDefault="009321E3"/>
    <w:p w14:paraId="51F700BF" w14:textId="0BE47841" w:rsidR="009321E3" w:rsidRDefault="009321E3"/>
    <w:p w14:paraId="56E6196C" w14:textId="546A2CD5" w:rsidR="009321E3" w:rsidRDefault="009321E3"/>
    <w:p w14:paraId="0846D71A" w14:textId="20B6AD41" w:rsidR="009321E3" w:rsidRDefault="009321E3"/>
    <w:p w14:paraId="1B2161EB" w14:textId="6AB63CE6" w:rsidR="009321E3" w:rsidRDefault="009321E3"/>
    <w:p w14:paraId="6C4B3D29" w14:textId="1D764688" w:rsidR="009321E3" w:rsidRDefault="009321E3"/>
    <w:p w14:paraId="5D7C93F7" w14:textId="0F454C4A" w:rsidR="009321E3" w:rsidRDefault="009321E3"/>
    <w:p w14:paraId="708C7963" w14:textId="5819C83E" w:rsidR="009321E3" w:rsidRDefault="009321E3"/>
    <w:p w14:paraId="7023E756" w14:textId="2C6EAEE7" w:rsidR="009321E3" w:rsidRDefault="009321E3"/>
    <w:p w14:paraId="2D3893AF" w14:textId="6E866A27" w:rsidR="009321E3" w:rsidRDefault="009321E3"/>
    <w:p w14:paraId="35A3423F" w14:textId="533129E7" w:rsidR="009321E3" w:rsidRDefault="009321E3"/>
    <w:p w14:paraId="2021538B" w14:textId="398EC00E" w:rsidR="009321E3" w:rsidRDefault="009321E3"/>
    <w:p w14:paraId="346ABAA5" w14:textId="7D871272" w:rsidR="009321E3" w:rsidRDefault="009321E3"/>
    <w:p w14:paraId="41DB9CB2" w14:textId="2117271E" w:rsidR="009321E3" w:rsidRDefault="009321E3"/>
    <w:p w14:paraId="10446432" w14:textId="2AC491C8" w:rsidR="009321E3" w:rsidRDefault="009321E3"/>
    <w:p w14:paraId="5219614C" w14:textId="32B690EE" w:rsidR="009321E3" w:rsidRDefault="009321E3"/>
    <w:p w14:paraId="20E2B8A7" w14:textId="34D2AF5E" w:rsidR="009321E3" w:rsidRDefault="009321E3"/>
    <w:p w14:paraId="119E74AE" w14:textId="06EEEE49" w:rsidR="009321E3" w:rsidRDefault="009321E3"/>
    <w:p w14:paraId="17382D68" w14:textId="61329BD0" w:rsidR="009321E3" w:rsidRDefault="009321E3"/>
    <w:p w14:paraId="6D905AC5" w14:textId="55F71A19" w:rsidR="009321E3" w:rsidRDefault="009321E3"/>
    <w:p w14:paraId="459E3A4A" w14:textId="622EF8CB" w:rsidR="009321E3" w:rsidRDefault="009321E3"/>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Default="009321E3">
          <w:pPr>
            <w:pStyle w:val="TtuloTDC"/>
          </w:pPr>
          <w:r>
            <w:t>Índice:</w:t>
          </w:r>
        </w:p>
        <w:p w14:paraId="360E858E" w14:textId="50E4244F" w:rsidR="009321E3"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5138959" w:history="1">
            <w:r w:rsidRPr="00DB37AF">
              <w:rPr>
                <w:rStyle w:val="Hipervnculo"/>
                <w:noProof/>
              </w:rPr>
              <w:t>EJERCICIO 1</w:t>
            </w:r>
            <w:r>
              <w:rPr>
                <w:noProof/>
                <w:webHidden/>
              </w:rPr>
              <w:tab/>
            </w:r>
            <w:r>
              <w:rPr>
                <w:noProof/>
                <w:webHidden/>
              </w:rPr>
              <w:fldChar w:fldCharType="begin"/>
            </w:r>
            <w:r>
              <w:rPr>
                <w:noProof/>
                <w:webHidden/>
              </w:rPr>
              <w:instrText xml:space="preserve"> PAGEREF _Toc65138959 \h </w:instrText>
            </w:r>
            <w:r>
              <w:rPr>
                <w:noProof/>
                <w:webHidden/>
              </w:rPr>
            </w:r>
            <w:r>
              <w:rPr>
                <w:noProof/>
                <w:webHidden/>
              </w:rPr>
              <w:fldChar w:fldCharType="separate"/>
            </w:r>
            <w:r w:rsidR="00096069">
              <w:rPr>
                <w:noProof/>
                <w:webHidden/>
              </w:rPr>
              <w:t>3</w:t>
            </w:r>
            <w:r>
              <w:rPr>
                <w:noProof/>
                <w:webHidden/>
              </w:rPr>
              <w:fldChar w:fldCharType="end"/>
            </w:r>
          </w:hyperlink>
        </w:p>
        <w:p w14:paraId="66265B1F" w14:textId="3923579A" w:rsidR="009321E3" w:rsidRDefault="00EA6CC1">
          <w:pPr>
            <w:pStyle w:val="TDC2"/>
            <w:tabs>
              <w:tab w:val="right" w:leader="dot" w:pos="8494"/>
            </w:tabs>
            <w:rPr>
              <w:rFonts w:eastAsiaTheme="minorEastAsia"/>
              <w:noProof/>
              <w:lang w:eastAsia="es-ES"/>
            </w:rPr>
          </w:pPr>
          <w:hyperlink w:anchor="_Toc65138960" w:history="1">
            <w:r w:rsidR="009321E3" w:rsidRPr="00DB37AF">
              <w:rPr>
                <w:rStyle w:val="Hipervnculo"/>
                <w:noProof/>
              </w:rPr>
              <w:t>Solución 1.1:</w:t>
            </w:r>
            <w:r w:rsidR="009321E3">
              <w:rPr>
                <w:noProof/>
                <w:webHidden/>
              </w:rPr>
              <w:tab/>
            </w:r>
            <w:r w:rsidR="009321E3">
              <w:rPr>
                <w:noProof/>
                <w:webHidden/>
              </w:rPr>
              <w:fldChar w:fldCharType="begin"/>
            </w:r>
            <w:r w:rsidR="009321E3">
              <w:rPr>
                <w:noProof/>
                <w:webHidden/>
              </w:rPr>
              <w:instrText xml:space="preserve"> PAGEREF _Toc65138960 \h </w:instrText>
            </w:r>
            <w:r w:rsidR="009321E3">
              <w:rPr>
                <w:noProof/>
                <w:webHidden/>
              </w:rPr>
            </w:r>
            <w:r w:rsidR="009321E3">
              <w:rPr>
                <w:noProof/>
                <w:webHidden/>
              </w:rPr>
              <w:fldChar w:fldCharType="separate"/>
            </w:r>
            <w:r w:rsidR="00096069">
              <w:rPr>
                <w:noProof/>
                <w:webHidden/>
              </w:rPr>
              <w:t>3</w:t>
            </w:r>
            <w:r w:rsidR="009321E3">
              <w:rPr>
                <w:noProof/>
                <w:webHidden/>
              </w:rPr>
              <w:fldChar w:fldCharType="end"/>
            </w:r>
          </w:hyperlink>
        </w:p>
        <w:p w14:paraId="638DEBA1" w14:textId="6882997D"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56C4E7EB" w14:textId="5B020BA5" w:rsidR="009321E3" w:rsidRDefault="009321E3"/>
    <w:p w14:paraId="78859AA5" w14:textId="388AA6C0" w:rsidR="009321E3" w:rsidRDefault="009321E3"/>
    <w:p w14:paraId="3A2BE280" w14:textId="409D1EAB" w:rsidR="009321E3" w:rsidRDefault="009321E3"/>
    <w:p w14:paraId="66AE5B9D" w14:textId="49FD798A" w:rsidR="009321E3" w:rsidRDefault="009321E3"/>
    <w:p w14:paraId="1C2C855E" w14:textId="73051FA4" w:rsidR="009321E3" w:rsidRDefault="009321E3"/>
    <w:p w14:paraId="269BD522" w14:textId="434C4B40" w:rsidR="009321E3" w:rsidRDefault="009321E3"/>
    <w:p w14:paraId="60EF9E2E" w14:textId="639432EF" w:rsidR="009321E3" w:rsidRDefault="009321E3"/>
    <w:p w14:paraId="4772EE10" w14:textId="1F23C397" w:rsidR="009321E3" w:rsidRDefault="009321E3"/>
    <w:p w14:paraId="3A134149" w14:textId="0FBC67A9" w:rsidR="009321E3" w:rsidRDefault="009321E3"/>
    <w:p w14:paraId="49E18593" w14:textId="6BCE47AB" w:rsidR="009321E3" w:rsidRDefault="009321E3"/>
    <w:p w14:paraId="63A06135" w14:textId="1ABE1249" w:rsidR="009321E3" w:rsidRDefault="009321E3"/>
    <w:p w14:paraId="08D040CE" w14:textId="3852E0D9" w:rsidR="009321E3" w:rsidRDefault="009321E3"/>
    <w:p w14:paraId="5E88BFA5" w14:textId="3F2CFC7A" w:rsidR="009321E3" w:rsidRDefault="009321E3"/>
    <w:p w14:paraId="3BDE9E80" w14:textId="66736798" w:rsidR="009321E3" w:rsidRDefault="009321E3"/>
    <w:p w14:paraId="745A1CEA" w14:textId="40143006" w:rsidR="009321E3" w:rsidRDefault="009321E3"/>
    <w:p w14:paraId="61832920" w14:textId="7FCD8D62" w:rsidR="009321E3" w:rsidRDefault="009321E3"/>
    <w:p w14:paraId="0BB5E3DD" w14:textId="5BF3411E" w:rsidR="009321E3" w:rsidRDefault="009321E3"/>
    <w:p w14:paraId="1E15FFB5" w14:textId="4CFF7422" w:rsidR="009321E3" w:rsidRDefault="009321E3"/>
    <w:p w14:paraId="45D0DD26" w14:textId="78C0E367" w:rsidR="009321E3" w:rsidRDefault="009321E3"/>
    <w:p w14:paraId="3AAA8EA6" w14:textId="72BDC9DC" w:rsidR="009321E3" w:rsidRPr="009321E3" w:rsidRDefault="009321E3" w:rsidP="009321E3">
      <w:pPr>
        <w:pStyle w:val="Ttulo1"/>
      </w:pPr>
      <w:bookmarkStart w:id="0" w:name="_Toc65138959"/>
      <w:r>
        <w:t>EJERCICIO 1</w:t>
      </w:r>
      <w:bookmarkEnd w:id="0"/>
    </w:p>
    <w:p w14:paraId="65B34C42" w14:textId="40D807A8" w:rsidR="009321E3" w:rsidRDefault="009321E3">
      <w:r>
        <w:t xml:space="preserve">Se desea simular el movimiento de un vehículo con tracción diferencial con los siguientes parámetros: distancia entre ruedas 0.8 m, radio de las ruedas 0.1 m, velocidad máxima de las ruedas 15 rad/s. Para ello se tendrán que implantar las ecuaciones de </w:t>
      </w:r>
      <w:proofErr w:type="gramStart"/>
      <w:r>
        <w:t>movimiento</w:t>
      </w:r>
      <w:proofErr w:type="gramEnd"/>
      <w:r>
        <w:t xml:space="preserve"> así como el modelo dinámico simplificado de los dos actuadores. Se considerará una constante de tiempo de 0.12 s, ganancia unidad. Se pide:</w:t>
      </w:r>
    </w:p>
    <w:p w14:paraId="492914CF" w14:textId="4E0F8BD9" w:rsidR="009321E3" w:rsidRDefault="009321E3" w:rsidP="009321E3">
      <w:pPr>
        <w:pStyle w:val="Prrafodelista"/>
        <w:numPr>
          <w:ilvl w:val="0"/>
          <w:numId w:val="1"/>
        </w:numPr>
      </w:pPr>
      <w:r>
        <w:t xml:space="preserve"> 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6C858D74" w14:textId="7E8C1DDA" w:rsidR="009321E3" w:rsidRDefault="009321E3" w:rsidP="009321E3">
      <w:pPr>
        <w:pStyle w:val="Ttulo2"/>
      </w:pPr>
      <w:bookmarkStart w:id="1" w:name="_Toc65138960"/>
      <w:r>
        <w:t>Solución 1.1:</w:t>
      </w:r>
      <w:bookmarkEnd w:id="1"/>
    </w:p>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1E2B1D51" w:rsidR="003D3F1F" w:rsidRDefault="003D3F1F" w:rsidP="00096069">
            <w:pPr>
              <w:pStyle w:val="Descripcin"/>
              <w:jc w:val="right"/>
            </w:pPr>
            <w:r>
              <w:t>(</w:t>
            </w:r>
            <w:fldSimple w:instr=" SEQ ( \* ARABIC ">
              <w:r w:rsidR="00096069">
                <w:rPr>
                  <w:noProof/>
                </w:rPr>
                <w:t>1</w:t>
              </w:r>
            </w:fldSimple>
            <w:r>
              <w:t>)</w:t>
            </w:r>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B618384" w:rsidR="003D3F1F" w:rsidRDefault="003D3F1F" w:rsidP="00096069">
            <w:pPr>
              <w:pStyle w:val="Descripcin"/>
              <w:jc w:val="right"/>
            </w:pPr>
            <w:r>
              <w:t>(</w:t>
            </w:r>
            <w:fldSimple w:instr=" SEQ ( \* ARABIC ">
              <w:r w:rsidR="00096069">
                <w:rPr>
                  <w:noProof/>
                </w:rPr>
                <w:t>2</w:t>
              </w:r>
            </w:fldSimple>
            <w:r>
              <w:t>)</w:t>
            </w:r>
          </w:p>
        </w:tc>
      </w:tr>
      <w:tr w:rsidR="007541FA" w14:paraId="61EBBC0B" w14:textId="77777777" w:rsidTr="00096069">
        <w:trPr>
          <w:trHeight w:val="444"/>
        </w:trPr>
        <w:tc>
          <w:tcPr>
            <w:tcW w:w="4143" w:type="dxa"/>
            <w:vAlign w:val="center"/>
          </w:tcPr>
          <w:p w14:paraId="273B17A1" w14:textId="09D95EFC" w:rsidR="007541FA" w:rsidRDefault="00EA6CC1"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7C25619A" w:rsidR="007541FA" w:rsidRDefault="007541FA" w:rsidP="00096069">
            <w:pPr>
              <w:pStyle w:val="Descripcin"/>
              <w:jc w:val="right"/>
            </w:pPr>
            <w:bookmarkStart w:id="2" w:name="_Ref65142087"/>
            <w:r>
              <w:t>(</w:t>
            </w:r>
            <w:fldSimple w:instr=" SEQ ( \* ARABIC ">
              <w:r w:rsidR="00096069">
                <w:rPr>
                  <w:noProof/>
                </w:rPr>
                <w:t>3</w:t>
              </w:r>
            </w:fldSimple>
            <w:r>
              <w:t>)</w:t>
            </w:r>
            <w:bookmarkEnd w:id="2"/>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EA6CC1"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62ADB414" w:rsidR="007541FA" w:rsidRDefault="00096069" w:rsidP="00096069">
            <w:pPr>
              <w:pStyle w:val="Descripcin"/>
              <w:jc w:val="right"/>
            </w:pPr>
            <w:r>
              <w:t xml:space="preserve"> </w:t>
            </w:r>
            <w:bookmarkStart w:id="3" w:name="_Ref65142096"/>
            <w:r w:rsidR="007541FA">
              <w:t>(</w:t>
            </w:r>
            <w:fldSimple w:instr=" SEQ ( \* ARABIC ">
              <w:r>
                <w:rPr>
                  <w:noProof/>
                </w:rPr>
                <w:t>4</w:t>
              </w:r>
            </w:fldSimple>
            <w:r w:rsidR="007541FA">
              <w:t>)</w:t>
            </w:r>
            <w:bookmarkEnd w:id="3"/>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7330E4CB" w:rsidR="007541FA" w:rsidRDefault="007541FA" w:rsidP="00096069">
            <w:pPr>
              <w:pStyle w:val="Descripcin"/>
              <w:jc w:val="right"/>
            </w:pPr>
            <w:r>
              <w:t>(</w:t>
            </w:r>
            <w:fldSimple w:instr=" SEQ ( \* ARABIC ">
              <w:r w:rsidR="00096069">
                <w:rPr>
                  <w:noProof/>
                </w:rPr>
                <w:t>5</w:t>
              </w:r>
            </w:fldSimple>
            <w:r>
              <w:t>)</w:t>
            </w:r>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095B095F" w:rsidR="00096069" w:rsidRDefault="00096069" w:rsidP="00EA6CC1">
            <w:pPr>
              <w:pStyle w:val="Descripcin"/>
              <w:jc w:val="right"/>
            </w:pPr>
            <w:r>
              <w:t>(</w:t>
            </w:r>
            <w:fldSimple w:instr=" SEQ ( \* ARABIC ">
              <w:r>
                <w:rPr>
                  <w:noProof/>
                </w:rPr>
                <w:t>6</w:t>
              </w:r>
            </w:fldSimple>
            <w:r>
              <w:t>)</w:t>
            </w:r>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4BEB8DD" w14:textId="1483F708" w:rsidR="00096069" w:rsidRDefault="00096069" w:rsidP="00096069">
            <w:pPr>
              <w:pStyle w:val="Descripcin"/>
              <w:jc w:val="right"/>
            </w:pPr>
            <w:r>
              <w:t xml:space="preserve">   (</w:t>
            </w:r>
            <w:fldSimple w:instr=" SEQ ( \* ARABIC ">
              <w:r>
                <w:rPr>
                  <w:noProof/>
                </w:rPr>
                <w:t>7</w:t>
              </w:r>
            </w:fldSimple>
            <w:r>
              <w:t>)</w:t>
            </w:r>
          </w:p>
        </w:tc>
      </w:tr>
    </w:tbl>
    <w:p w14:paraId="3F2CDB60" w14:textId="5481FAB4" w:rsidR="003D3F1F" w:rsidRDefault="003D3F1F" w:rsidP="009321E3">
      <w:pPr>
        <w:ind w:left="360"/>
      </w:pPr>
    </w:p>
    <w:p w14:paraId="197B9E0A" w14:textId="1AE02D47"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70163D" w:rsidRPr="0070163D">
        <w:rPr>
          <w:rStyle w:val="Textoennegrita"/>
        </w:rPr>
        <w:t>Figura 1</w:t>
      </w:r>
      <w:r w:rsidR="0070163D">
        <w:fldChar w:fldCharType="end"/>
      </w:r>
      <w:r w:rsidR="0070163D">
        <w:t>)</w:t>
      </w:r>
      <w:r>
        <w:t xml:space="preserve"> y para ello se tratará de implementar las ecuaciones </w:t>
      </w:r>
      <w:r w:rsidR="0070163D">
        <w:fldChar w:fldCharType="begin"/>
      </w:r>
      <w:r w:rsidR="0070163D">
        <w:instrText xml:space="preserve"> REF _Ref65141615 \h </w:instrText>
      </w:r>
      <w:r w:rsidR="0070163D">
        <w:fldChar w:fldCharType="separate"/>
      </w:r>
      <w:r w:rsidR="0070163D">
        <w:t>(</w:t>
      </w:r>
      <w:r w:rsidR="0070163D">
        <w:rPr>
          <w:noProof/>
        </w:rPr>
        <w:t>3</w:t>
      </w:r>
      <w:r w:rsidR="0070163D">
        <w:t>)</w:t>
      </w:r>
      <w:r w:rsidR="0070163D">
        <w:fldChar w:fldCharType="end"/>
      </w:r>
      <w:r w:rsidR="0070163D">
        <w:t xml:space="preserve"> </w:t>
      </w:r>
      <w:r>
        <w:t xml:space="preserve">y </w:t>
      </w:r>
      <w:r w:rsidR="0070163D">
        <w:fldChar w:fldCharType="begin"/>
      </w:r>
      <w:r w:rsidR="0070163D">
        <w:instrText xml:space="preserve"> REF _Ref65141626 \h </w:instrText>
      </w:r>
      <w:r w:rsidR="0070163D">
        <w:fldChar w:fldCharType="separate"/>
      </w:r>
      <w:r w:rsidR="0070163D">
        <w:t>(</w:t>
      </w:r>
      <w:r w:rsidR="0070163D">
        <w:rPr>
          <w:noProof/>
        </w:rPr>
        <w:t>4</w:t>
      </w:r>
      <w:r w:rsidR="0070163D">
        <w:t>)</w:t>
      </w:r>
      <w:r w:rsidR="0070163D">
        <w:fldChar w:fldCharType="end"/>
      </w:r>
      <w:r>
        <w:t xml:space="preserve">, tal y como muestra la </w:t>
      </w:r>
      <w:r w:rsidR="00F51554">
        <w:fldChar w:fldCharType="begin"/>
      </w:r>
      <w:r w:rsidR="00F51554">
        <w:instrText xml:space="preserve"> REF _Ref65141994 \h </w:instrText>
      </w:r>
      <w:r w:rsidR="00F51554">
        <w:fldChar w:fldCharType="separate"/>
      </w:r>
      <w:r w:rsidR="00F51554" w:rsidRPr="00F51554">
        <w:rPr>
          <w:rStyle w:val="Textoennegrita"/>
        </w:rPr>
        <w:t>Figura 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6517F92A" w:rsidR="003D3F1F" w:rsidRPr="00F51554" w:rsidRDefault="0070163D" w:rsidP="00F51554">
      <w:pPr>
        <w:pStyle w:val="Cita"/>
        <w:rPr>
          <w:rStyle w:val="Textoennegrita"/>
        </w:rPr>
      </w:pPr>
      <w:bookmarkStart w:id="4" w:name="_Ref65141531"/>
      <w:bookmarkStart w:id="5" w:name="_Ref65141542"/>
      <w:r w:rsidRPr="00F51554">
        <w:rPr>
          <w:rStyle w:val="Textoennegrita"/>
        </w:rPr>
        <w:t xml:space="preserve">Figura </w:t>
      </w:r>
      <w:r w:rsidRPr="00F51554">
        <w:rPr>
          <w:rStyle w:val="Textoennegrita"/>
        </w:rPr>
        <w:fldChar w:fldCharType="begin"/>
      </w:r>
      <w:r w:rsidRPr="00F51554">
        <w:rPr>
          <w:rStyle w:val="Textoennegrita"/>
        </w:rPr>
        <w:instrText xml:space="preserve"> SEQ Figura \* ARABIC </w:instrText>
      </w:r>
      <w:r w:rsidRPr="00F51554">
        <w:rPr>
          <w:rStyle w:val="Textoennegrita"/>
        </w:rPr>
        <w:fldChar w:fldCharType="separate"/>
      </w:r>
      <w:r w:rsidR="00C30B63">
        <w:rPr>
          <w:rStyle w:val="Textoennegrita"/>
          <w:noProof/>
        </w:rPr>
        <w:t>1</w:t>
      </w:r>
      <w:r w:rsidRPr="00F51554">
        <w:rPr>
          <w:rStyle w:val="Textoennegrita"/>
        </w:rPr>
        <w:fldChar w:fldCharType="end"/>
      </w:r>
      <w:bookmarkEnd w:id="5"/>
      <w:r w:rsidRPr="00F51554">
        <w:rPr>
          <w:rStyle w:val="Textoennegrita"/>
        </w:rPr>
        <w:t>: Imagen del sub sistema “motores”</w:t>
      </w:r>
      <w:bookmarkEnd w:id="4"/>
    </w:p>
    <w:p w14:paraId="0748CFF8" w14:textId="77777777" w:rsidR="00F51554" w:rsidRDefault="00473237" w:rsidP="00F51554">
      <w:pPr>
        <w:keepNext/>
        <w:ind w:left="360"/>
      </w:pPr>
      <w:r>
        <w:rPr>
          <w:noProof/>
        </w:rPr>
        <w:drawing>
          <wp:inline distT="0" distB="0" distL="0" distR="0" wp14:anchorId="4408A44C" wp14:editId="7A4EC516">
            <wp:extent cx="5400040" cy="2301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noFill/>
                    </a:ln>
                  </pic:spPr>
                </pic:pic>
              </a:graphicData>
            </a:graphic>
          </wp:inline>
        </w:drawing>
      </w:r>
    </w:p>
    <w:p w14:paraId="2190C92E" w14:textId="4B4F744D" w:rsidR="009321E3" w:rsidRPr="00F51554" w:rsidRDefault="00F51554" w:rsidP="00F51554">
      <w:pPr>
        <w:pStyle w:val="Cita"/>
        <w:rPr>
          <w:rStyle w:val="Textoennegrita"/>
        </w:rPr>
      </w:pPr>
      <w:bookmarkStart w:id="6" w:name="_Ref65141994"/>
      <w:r w:rsidRPr="00F51554">
        <w:rPr>
          <w:rStyle w:val="Textoennegrita"/>
        </w:rPr>
        <w:t xml:space="preserve">Figura </w:t>
      </w:r>
      <w:r w:rsidRPr="00F51554">
        <w:rPr>
          <w:rStyle w:val="Textoennegrita"/>
        </w:rPr>
        <w:fldChar w:fldCharType="begin"/>
      </w:r>
      <w:r w:rsidRPr="00F51554">
        <w:rPr>
          <w:rStyle w:val="Textoennegrita"/>
        </w:rPr>
        <w:instrText xml:space="preserve"> SEQ Figura \* ARABIC </w:instrText>
      </w:r>
      <w:r w:rsidRPr="00F51554">
        <w:rPr>
          <w:rStyle w:val="Textoennegrita"/>
        </w:rPr>
        <w:fldChar w:fldCharType="separate"/>
      </w:r>
      <w:r w:rsidR="00C30B63">
        <w:rPr>
          <w:rStyle w:val="Textoennegrita"/>
          <w:noProof/>
        </w:rPr>
        <w:t>2</w:t>
      </w:r>
      <w:r w:rsidRPr="00F51554">
        <w:rPr>
          <w:rStyle w:val="Textoennegrita"/>
        </w:rPr>
        <w:fldChar w:fldCharType="end"/>
      </w:r>
      <w:bookmarkEnd w:id="6"/>
      <w:r w:rsidRPr="00F51554">
        <w:rPr>
          <w:rStyle w:val="Textoennegrita"/>
        </w:rPr>
        <w:t>: Interior del sub sistema “motores”</w:t>
      </w:r>
    </w:p>
    <w:p w14:paraId="1944DDE6" w14:textId="13EE58B7" w:rsidR="00F51554" w:rsidRDefault="00F51554" w:rsidP="00F51554">
      <w:r>
        <w:t xml:space="preserve">Tras una inspección superficial de las ecuaciones </w:t>
      </w:r>
      <w:r>
        <w:fldChar w:fldCharType="begin"/>
      </w:r>
      <w:r>
        <w:instrText xml:space="preserve"> REF _Ref65142087 \h </w:instrText>
      </w:r>
      <w:r>
        <w:fldChar w:fldCharType="separate"/>
      </w:r>
      <w:r>
        <w:t>(</w:t>
      </w:r>
      <w:r>
        <w:rPr>
          <w:noProof/>
        </w:rPr>
        <w:t>3</w:t>
      </w:r>
      <w:r>
        <w:t>)</w:t>
      </w:r>
      <w:r>
        <w:fldChar w:fldCharType="end"/>
      </w:r>
      <w:r>
        <w:t xml:space="preserve"> y </w:t>
      </w:r>
      <w:r>
        <w:fldChar w:fldCharType="begin"/>
      </w:r>
      <w:r>
        <w:instrText xml:space="preserve"> REF _Ref65142096 \h </w:instrText>
      </w:r>
      <w:r>
        <w:fldChar w:fldCharType="separate"/>
      </w:r>
      <w:r>
        <w:t>(</w:t>
      </w:r>
      <w:r>
        <w:rPr>
          <w:noProof/>
        </w:rPr>
        <w:t>4</w:t>
      </w:r>
      <w:r>
        <w:t>)</w:t>
      </w:r>
      <w:r>
        <w:fldChar w:fldCharType="end"/>
      </w:r>
      <w:r>
        <w:t xml:space="preserve"> se puede ver que son simétricas, donde simplemente varían las velocidades, izquierda para la primera y derecha para la segunda.</w:t>
      </w:r>
    </w:p>
    <w:p w14:paraId="39CE2D50" w14:textId="3D6EEA2F" w:rsidR="00F51554" w:rsidRDefault="00F51554" w:rsidP="00F51554">
      <w:r>
        <w:t>Para el caso de la rueda derecha se multiplica por una ganancia unitaria y se resta a la constante de tiempo discretizada. Se realiza el mismo procedimiento para ambos casos si bien al final del recorrido se le añade una saturación en 15 rad/s</w:t>
      </w:r>
      <w:r w:rsidR="002A22BB">
        <w:t>.</w:t>
      </w:r>
    </w:p>
    <w:p w14:paraId="631ADA2C" w14:textId="1830C6AB" w:rsidR="002A22BB" w:rsidRDefault="002A22BB" w:rsidP="00F51554"/>
    <w:p w14:paraId="22424B31" w14:textId="1BC8EA14" w:rsidR="002A22BB" w:rsidRDefault="002A22BB" w:rsidP="002A22BB">
      <w:pPr>
        <w:pStyle w:val="Ttulo1"/>
      </w:pPr>
      <w:r>
        <w:t>EJERCICIO 2</w:t>
      </w:r>
    </w:p>
    <w:p w14:paraId="78D65C8C" w14:textId="4B912FA6" w:rsidR="002A22BB" w:rsidRPr="007579C2" w:rsidRDefault="002A22BB" w:rsidP="007579C2">
      <w:pPr>
        <w:pStyle w:val="Prrafodelista"/>
        <w:numPr>
          <w:ilvl w:val="0"/>
          <w:numId w:val="2"/>
        </w:numPr>
        <w:rPr>
          <w:b/>
          <w:bCs/>
        </w:rPr>
      </w:pPr>
      <w:r w:rsidRPr="007579C2">
        <w:rPr>
          <w:b/>
          <w:bCs/>
        </w:rPr>
        <w:t xml:space="preserve">Completar la fase de predicción (función predict) con las matrices jacobianas correspondientes al modelo de conducción anterior. </w:t>
      </w:r>
    </w:p>
    <w:p w14:paraId="57A40CF0" w14:textId="36F2E4B3" w:rsidR="007579C2" w:rsidRDefault="007579C2" w:rsidP="007579C2">
      <w:pPr>
        <w:rPr>
          <w:color w:val="FF0000"/>
        </w:rPr>
      </w:pPr>
      <w:r>
        <w:t>En primer lugar, se carga el mapa a recorrer tal y como se comenta en el enunciado. Si se acude a la función predict se puede observar como están definidas las drivadas parciales en función de u[</w:t>
      </w:r>
      <w:proofErr w:type="gramStart"/>
      <w:r>
        <w:t>V,G</w:t>
      </w:r>
      <w:proofErr w:type="gramEnd"/>
      <w:r>
        <w:t xml:space="preserve">], tal y como muestra </w:t>
      </w:r>
      <w:r>
        <w:rPr>
          <w:color w:val="FF0000"/>
        </w:rPr>
        <w:t>loa figura de abajo:</w:t>
      </w:r>
    </w:p>
    <w:p w14:paraId="5A914024" w14:textId="1F5D81A1" w:rsidR="007579C2" w:rsidRDefault="007579C2" w:rsidP="007579C2">
      <w:pPr>
        <w:rPr>
          <w:color w:val="FF0000"/>
        </w:rPr>
      </w:pPr>
      <w:r>
        <w:rPr>
          <w:noProof/>
        </w:rPr>
        <w:drawing>
          <wp:inline distT="0" distB="0" distL="0" distR="0" wp14:anchorId="461EFC0D" wp14:editId="2781F82B">
            <wp:extent cx="2790870" cy="10866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5604" cy="1107926"/>
                    </a:xfrm>
                    <a:prstGeom prst="rect">
                      <a:avLst/>
                    </a:prstGeom>
                  </pic:spPr>
                </pic:pic>
              </a:graphicData>
            </a:graphic>
          </wp:inline>
        </w:drawing>
      </w:r>
    </w:p>
    <w:p w14:paraId="6142C6EB" w14:textId="6260BF69" w:rsidR="00131C8E" w:rsidRDefault="00131C8E" w:rsidP="007579C2">
      <w:r>
        <w:t xml:space="preserve">Tras ejecutar la función </w:t>
      </w:r>
      <w:r w:rsidRPr="00EF53A7">
        <w:rPr>
          <w:b/>
          <w:bCs/>
        </w:rPr>
        <w:t>ekfloc(</w:t>
      </w:r>
      <w:proofErr w:type="gramStart"/>
      <w:r w:rsidRPr="00EF53A7">
        <w:rPr>
          <w:b/>
          <w:bCs/>
        </w:rPr>
        <w:t>lm,wp</w:t>
      </w:r>
      <w:proofErr w:type="gramEnd"/>
      <w:r w:rsidRPr="00EF53A7">
        <w:rPr>
          <w:b/>
          <w:bCs/>
        </w:rPr>
        <w:t>)</w:t>
      </w:r>
      <w:r>
        <w:t xml:space="preserve"> </w:t>
      </w:r>
      <w:r w:rsidRPr="00131C8E">
        <w:rPr>
          <w:color w:val="FF0000"/>
        </w:rPr>
        <w:t>(ver figura de abajo)</w:t>
      </w:r>
      <w:r>
        <w:t>, se analizan los siguientes resultados.</w:t>
      </w:r>
    </w:p>
    <w:p w14:paraId="349C0E57" w14:textId="3C7BF714" w:rsidR="00131C8E" w:rsidRDefault="00131C8E" w:rsidP="007579C2">
      <w:r>
        <w:rPr>
          <w:noProof/>
        </w:rPr>
        <w:lastRenderedPageBreak/>
        <w:drawing>
          <wp:inline distT="0" distB="0" distL="0" distR="0" wp14:anchorId="6335E54E" wp14:editId="03ED2A49">
            <wp:extent cx="2743200" cy="206598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532" cy="2085819"/>
                    </a:xfrm>
                    <a:prstGeom prst="rect">
                      <a:avLst/>
                    </a:prstGeom>
                  </pic:spPr>
                </pic:pic>
              </a:graphicData>
            </a:graphic>
          </wp:inline>
        </w:drawing>
      </w:r>
    </w:p>
    <w:p w14:paraId="7AC29BD2" w14:textId="388130D6" w:rsidR="00131C8E" w:rsidRPr="00131C8E" w:rsidRDefault="00131C8E" w:rsidP="007579C2">
      <w:r>
        <w:t>Se observa una cierta discrepancia entre la odometría y el camino recorrido, así como las marcas de entorno previstas y las reales.</w:t>
      </w:r>
    </w:p>
    <w:p w14:paraId="4531C199" w14:textId="0FCE1D7B" w:rsidR="002A22BB" w:rsidRPr="00131C8E" w:rsidRDefault="002A22BB" w:rsidP="00131C8E">
      <w:pPr>
        <w:pStyle w:val="Prrafodelista"/>
        <w:numPr>
          <w:ilvl w:val="0"/>
          <w:numId w:val="2"/>
        </w:numPr>
        <w:rPr>
          <w:b/>
          <w:bCs/>
        </w:rPr>
      </w:pPr>
      <w:r w:rsidRPr="00131C8E">
        <w:rPr>
          <w:b/>
          <w:bCs/>
        </w:rPr>
        <w:t xml:space="preserve">Calcular el error cuadrático medio en la distancia y ángulo de orientación a lo largo de la trayectoria, según la ecuación: </w:t>
      </w:r>
    </w:p>
    <w:p w14:paraId="30C850BD" w14:textId="0E37C799" w:rsidR="00131C8E" w:rsidRDefault="00131C8E" w:rsidP="00131C8E">
      <w:r>
        <w:t xml:space="preserve">Si queremos analizar cómo afectas los distintos parámetros de ruido, ya sea de control o de observación, debemos acudir al archivo </w:t>
      </w:r>
      <w:r w:rsidRPr="00131C8E">
        <w:rPr>
          <w:b/>
          <w:bCs/>
          <w:i/>
          <w:iCs/>
        </w:rPr>
        <w:t>configfile</w:t>
      </w:r>
      <w:r>
        <w:rPr>
          <w:b/>
          <w:bCs/>
          <w:i/>
          <w:iCs/>
        </w:rPr>
        <w:t xml:space="preserve">, </w:t>
      </w:r>
      <w:r>
        <w:t>donde se modificar los parámetros correspondientes a las distintas sigmas (ver figura de abajo).</w:t>
      </w:r>
    </w:p>
    <w:p w14:paraId="0CF0E4DE" w14:textId="1088D98A" w:rsidR="00131C8E" w:rsidRDefault="00131C8E" w:rsidP="00131C8E"/>
    <w:p w14:paraId="6D0E4225" w14:textId="39AC54A1" w:rsidR="00131C8E" w:rsidRDefault="00131C8E" w:rsidP="00131C8E">
      <w:r>
        <w:rPr>
          <w:noProof/>
        </w:rPr>
        <w:drawing>
          <wp:inline distT="0" distB="0" distL="0" distR="0" wp14:anchorId="1AD14FC5" wp14:editId="05295562">
            <wp:extent cx="2224907" cy="1997812"/>
            <wp:effectExtent l="0" t="0" r="44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148" cy="2018681"/>
                    </a:xfrm>
                    <a:prstGeom prst="rect">
                      <a:avLst/>
                    </a:prstGeom>
                  </pic:spPr>
                </pic:pic>
              </a:graphicData>
            </a:graphic>
          </wp:inline>
        </w:drawing>
      </w:r>
    </w:p>
    <w:p w14:paraId="23377231" w14:textId="43785AD7" w:rsidR="00A07A51" w:rsidRDefault="00A07A51" w:rsidP="00131C8E">
      <w:r>
        <w:t xml:space="preserve">Para ver el error medio tanto en X, en Y como en Theta, se ha implementado la función llamada </w:t>
      </w:r>
      <w:r>
        <w:rPr>
          <w:b/>
          <w:bCs/>
          <w:i/>
          <w:iCs/>
        </w:rPr>
        <w:t>graficaMartaDani</w:t>
      </w:r>
      <w:r>
        <w:t xml:space="preserve"> </w:t>
      </w:r>
      <w:r w:rsidRPr="00A07A51">
        <w:rPr>
          <w:color w:val="FF0000"/>
        </w:rPr>
        <w:t>(ver figura de abajo)</w:t>
      </w:r>
      <w:r>
        <w:rPr>
          <w:color w:val="FF0000"/>
        </w:rPr>
        <w:t xml:space="preserve">, </w:t>
      </w:r>
    </w:p>
    <w:p w14:paraId="7B41B568" w14:textId="23D8F5F8" w:rsidR="00A07A51" w:rsidRDefault="00A07A51" w:rsidP="00131C8E">
      <w:pPr>
        <w:rPr>
          <w:b/>
          <w:bCs/>
          <w:i/>
          <w:iCs/>
        </w:rPr>
      </w:pPr>
      <w:r>
        <w:rPr>
          <w:noProof/>
        </w:rPr>
        <w:drawing>
          <wp:inline distT="0" distB="0" distL="0" distR="0" wp14:anchorId="40C82ECF" wp14:editId="685F1C99">
            <wp:extent cx="1880294" cy="164592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754" cy="1671708"/>
                    </a:xfrm>
                    <a:prstGeom prst="rect">
                      <a:avLst/>
                    </a:prstGeom>
                    <a:noFill/>
                    <a:ln>
                      <a:noFill/>
                    </a:ln>
                  </pic:spPr>
                </pic:pic>
              </a:graphicData>
            </a:graphic>
          </wp:inline>
        </w:drawing>
      </w:r>
    </w:p>
    <w:p w14:paraId="55610382" w14:textId="05D84D41" w:rsidR="00A07A51" w:rsidRDefault="00A07A51" w:rsidP="00131C8E">
      <w:r>
        <w:lastRenderedPageBreak/>
        <w:t>Donde simplemente cogemos la columna correspondiente a cada variable para poder calcular su error. Se utiliza un bucle for de 3251 iteraciones dado que ese es el tamaño de nuestra función (ver figura de abajo):</w:t>
      </w:r>
    </w:p>
    <w:p w14:paraId="561863CB" w14:textId="36B62D24" w:rsidR="00A07A51" w:rsidRDefault="00A07A51" w:rsidP="00131C8E">
      <w:r>
        <w:rPr>
          <w:noProof/>
        </w:rPr>
        <w:drawing>
          <wp:inline distT="0" distB="0" distL="0" distR="0" wp14:anchorId="4F8D3554" wp14:editId="26B63258">
            <wp:extent cx="1745630" cy="1283818"/>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noFill/>
                    </a:ln>
                  </pic:spPr>
                </pic:pic>
              </a:graphicData>
            </a:graphic>
          </wp:inline>
        </w:drawing>
      </w:r>
    </w:p>
    <w:p w14:paraId="05EE8963" w14:textId="646A0907" w:rsidR="00A07A51" w:rsidRDefault="00A07A51" w:rsidP="00131C8E">
      <w:r>
        <w:t>Así pues, se observa el error sin modificar ningún parámetro, obteniendo los siguientes resultados ver figura abajo:</w:t>
      </w:r>
    </w:p>
    <w:p w14:paraId="1F916ACC" w14:textId="4C833DCA" w:rsidR="00A07A51" w:rsidRDefault="00A07A51" w:rsidP="00131C8E">
      <w:r>
        <w:rPr>
          <w:noProof/>
        </w:rPr>
        <w:drawing>
          <wp:inline distT="0" distB="0" distL="0" distR="0" wp14:anchorId="3EBD344C" wp14:editId="01163887">
            <wp:extent cx="987552" cy="967005"/>
            <wp:effectExtent l="0" t="0" r="317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1445" cy="990401"/>
                    </a:xfrm>
                    <a:prstGeom prst="rect">
                      <a:avLst/>
                    </a:prstGeom>
                    <a:noFill/>
                    <a:ln>
                      <a:noFill/>
                    </a:ln>
                  </pic:spPr>
                </pic:pic>
              </a:graphicData>
            </a:graphic>
          </wp:inline>
        </w:drawing>
      </w:r>
    </w:p>
    <w:p w14:paraId="61E64D0E" w14:textId="2E1743C5" w:rsidR="00A07A51" w:rsidRDefault="00A07A51" w:rsidP="00131C8E">
      <w:r>
        <w:t>Se observa un mayor error en Y, y casi nulo en theta.</w:t>
      </w:r>
    </w:p>
    <w:p w14:paraId="1D1C080B" w14:textId="77777777" w:rsidR="00492CC6" w:rsidRPr="007579C2" w:rsidRDefault="00492CC6" w:rsidP="00492CC6">
      <w:pPr>
        <w:rPr>
          <w:b/>
          <w:bCs/>
        </w:rPr>
      </w:pPr>
      <w:r w:rsidRPr="007579C2">
        <w:rPr>
          <w:b/>
          <w:bCs/>
        </w:rPr>
        <w:t>3. Realizar simulaciones para distintos valores de incertidumbre en el control del vehículo y de la observación (al menos un cambio en cada uno de ellos). Modificar dichas incertidumbres en el fichero de parámetros (configfile). Estudiar su influencia en el resultado calculando el error cuadrático medio en cada caso y comentar las conclusiones.</w:t>
      </w:r>
    </w:p>
    <w:p w14:paraId="4D8FB4E8" w14:textId="77777777" w:rsidR="00492CC6" w:rsidRDefault="00492CC6" w:rsidP="00131C8E"/>
    <w:p w14:paraId="0505C658" w14:textId="391E0E69" w:rsidR="00A07A51" w:rsidRDefault="00A07A51" w:rsidP="00131C8E">
      <w:r>
        <w:t>Si ahora se aumenta el valor de SigmaV por tres veces el valor anterior, se observa la figura de abajo:</w:t>
      </w:r>
    </w:p>
    <w:p w14:paraId="511BAE15" w14:textId="35F7FF38" w:rsidR="00A07A51" w:rsidRDefault="00A07A51" w:rsidP="00131C8E">
      <w:r>
        <w:rPr>
          <w:noProof/>
        </w:rPr>
        <w:drawing>
          <wp:inline distT="0" distB="0" distL="0" distR="0" wp14:anchorId="45A00073" wp14:editId="5D281EA7">
            <wp:extent cx="2243460" cy="1726388"/>
            <wp:effectExtent l="0" t="0" r="444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noFill/>
                    </a:ln>
                  </pic:spPr>
                </pic:pic>
              </a:graphicData>
            </a:graphic>
          </wp:inline>
        </w:drawing>
      </w:r>
    </w:p>
    <w:p w14:paraId="522FE6F6" w14:textId="083E3F75" w:rsidR="00A07A51" w:rsidRDefault="00A07A51" w:rsidP="00131C8E">
      <w:r>
        <w:t xml:space="preserve">Se puede ver a simple vista y sin realizar cálculos que el error ha aumentado, sobre todo en el eje Y donde se dispersan más los puntos. Comprobamos eso en al calcularlo (ver figura de abajo): </w:t>
      </w:r>
    </w:p>
    <w:p w14:paraId="3F9116F5" w14:textId="242160F5" w:rsidR="00A07A51" w:rsidRDefault="00A07A51" w:rsidP="00131C8E">
      <w:r>
        <w:rPr>
          <w:noProof/>
        </w:rPr>
        <w:lastRenderedPageBreak/>
        <w:drawing>
          <wp:inline distT="0" distB="0" distL="0" distR="0" wp14:anchorId="32957EEC" wp14:editId="7805A376">
            <wp:extent cx="1250704" cy="954633"/>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noFill/>
                    </a:ln>
                  </pic:spPr>
                </pic:pic>
              </a:graphicData>
            </a:graphic>
          </wp:inline>
        </w:drawing>
      </w:r>
      <w:r>
        <w:t>pasamos de sigmaV 0.3 a 0.9 poner pie de foto</w:t>
      </w:r>
    </w:p>
    <w:p w14:paraId="2F916169" w14:textId="7752BAC7" w:rsidR="00A07A51" w:rsidRDefault="00A07A51" w:rsidP="00131C8E"/>
    <w:p w14:paraId="3BD468FE" w14:textId="06B43F73" w:rsidR="00A07A51" w:rsidRDefault="00A07A51" w:rsidP="00131C8E">
      <w:r>
        <w:t>Confirmamos la previsión, el error en Y ha aumentado al aumentar el ruido de control SigmaV.</w:t>
      </w:r>
    </w:p>
    <w:p w14:paraId="4BF2C4EA" w14:textId="5DDED520" w:rsidR="00A07A51" w:rsidRDefault="00A07A51" w:rsidP="00131C8E">
      <w:r>
        <w:t>Si ahora m</w:t>
      </w:r>
      <w:r w:rsidR="00C3169A">
        <w:t>od</w:t>
      </w:r>
      <w:r>
        <w:t>i</w:t>
      </w:r>
      <w:r w:rsidR="00C3169A">
        <w:t>fi</w:t>
      </w:r>
      <w:r>
        <w:t>camos SigmaG</w:t>
      </w:r>
      <w:r w:rsidR="00C3169A">
        <w:t xml:space="preserve"> (ver foto de abajo), vemos que no solo aumenta el error en Y si no que también aumenta en X (ver figura de aun mas abajo xd).</w:t>
      </w:r>
    </w:p>
    <w:p w14:paraId="48A3233C" w14:textId="63D84180" w:rsidR="00C3169A" w:rsidRDefault="00C3169A" w:rsidP="00131C8E">
      <w:r>
        <w:rPr>
          <w:noProof/>
        </w:rPr>
        <w:drawing>
          <wp:inline distT="0" distB="0" distL="0" distR="0" wp14:anchorId="610A3FD5" wp14:editId="6EF197B0">
            <wp:extent cx="1943621" cy="15435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noFill/>
                    </a:ln>
                  </pic:spPr>
                </pic:pic>
              </a:graphicData>
            </a:graphic>
          </wp:inline>
        </w:drawing>
      </w:r>
      <w:r>
        <w:t xml:space="preserve"> sigma cambia de </w:t>
      </w:r>
      <w:r w:rsidRPr="00C3169A">
        <w:t>sigmaG= (3.0</w:t>
      </w:r>
      <w:r w:rsidRPr="00C3169A">
        <w:rPr>
          <w:i/>
          <w:iCs/>
        </w:rPr>
        <w:t>pi/180); % radians POR sigmaG= (12.0</w:t>
      </w:r>
      <w:r w:rsidRPr="00C3169A">
        <w:t>pi/180</w:t>
      </w:r>
    </w:p>
    <w:p w14:paraId="6F9FDEDB" w14:textId="64E98335" w:rsidR="00C3169A" w:rsidRDefault="00C3169A" w:rsidP="00131C8E">
      <w:r>
        <w:rPr>
          <w:noProof/>
        </w:rPr>
        <w:drawing>
          <wp:inline distT="0" distB="0" distL="0" distR="0" wp14:anchorId="2C5F0F09" wp14:editId="2401676D">
            <wp:extent cx="1514246" cy="127045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1052" cy="1284555"/>
                    </a:xfrm>
                    <a:prstGeom prst="rect">
                      <a:avLst/>
                    </a:prstGeom>
                    <a:noFill/>
                    <a:ln>
                      <a:noFill/>
                    </a:ln>
                  </pic:spPr>
                </pic:pic>
              </a:graphicData>
            </a:graphic>
          </wp:inline>
        </w:drawing>
      </w:r>
    </w:p>
    <w:p w14:paraId="6D5B7473" w14:textId="60CF2A12" w:rsidR="00C3169A" w:rsidRDefault="00C3169A" w:rsidP="00131C8E">
      <w:r>
        <w:t>A su vez el error en theta duplica con respecto al anterior caso.</w:t>
      </w:r>
    </w:p>
    <w:p w14:paraId="0BC916EE" w14:textId="0389D83C" w:rsidR="00C3169A" w:rsidRDefault="00C3169A" w:rsidP="00131C8E">
      <w:r>
        <w:t>Modificamos a continuación los ruidos de observación, pasando de un SigmaR=0.1 a SigmaR=0.5 metros. Se observa la siguiente gráfica (ver abajo)</w:t>
      </w:r>
      <w:r w:rsidR="00EF53A7">
        <w:t xml:space="preserve"> donde claramente el error es menor respecto a las anteriores. Todo esto se confirma al ver el error real (figura de mas abajo)</w:t>
      </w:r>
    </w:p>
    <w:p w14:paraId="1FF3BE1E" w14:textId="7241A38D" w:rsidR="00C3169A" w:rsidRDefault="00C3169A" w:rsidP="00131C8E">
      <w:r>
        <w:rPr>
          <w:noProof/>
        </w:rPr>
        <w:drawing>
          <wp:inline distT="0" distB="0" distL="0" distR="0" wp14:anchorId="01053178" wp14:editId="2F0AB9BD">
            <wp:extent cx="2284445" cy="181417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noFill/>
                    </a:ln>
                  </pic:spPr>
                </pic:pic>
              </a:graphicData>
            </a:graphic>
          </wp:inline>
        </w:drawing>
      </w:r>
    </w:p>
    <w:p w14:paraId="5B2C5D85" w14:textId="48EA9DE5" w:rsidR="00EF53A7" w:rsidRDefault="00EF53A7" w:rsidP="00131C8E">
      <w:r>
        <w:rPr>
          <w:noProof/>
        </w:rPr>
        <w:lastRenderedPageBreak/>
        <w:drawing>
          <wp:inline distT="0" distB="0" distL="0" distR="0" wp14:anchorId="1A9BC046" wp14:editId="65D16ADA">
            <wp:extent cx="1057933" cy="1038758"/>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3468" cy="1054012"/>
                    </a:xfrm>
                    <a:prstGeom prst="rect">
                      <a:avLst/>
                    </a:prstGeom>
                    <a:noFill/>
                    <a:ln>
                      <a:noFill/>
                    </a:ln>
                  </pic:spPr>
                </pic:pic>
              </a:graphicData>
            </a:graphic>
          </wp:inline>
        </w:drawing>
      </w:r>
      <w:r>
        <w:t>resultados</w:t>
      </w:r>
    </w:p>
    <w:p w14:paraId="6BB83334" w14:textId="5068A7B9" w:rsidR="00EF53A7" w:rsidRDefault="00492CC6" w:rsidP="00131C8E">
      <w:r>
        <w:t xml:space="preserve">Al realizar la ultima modificación, pasando a una sigmaB tres veces mayor, se observa un aumento del error en theta bastante notable. El error en X y en Y también </w:t>
      </w:r>
      <w:proofErr w:type="gramStart"/>
      <w:r>
        <w:t>aumenta</w:t>
      </w:r>
      <w:proofErr w:type="gramEnd"/>
      <w:r>
        <w:t xml:space="preserve"> pero en menor proporción. Todo esto se refleja en </w:t>
      </w:r>
      <w:proofErr w:type="gramStart"/>
      <w:r>
        <w:t>las foto</w:t>
      </w:r>
      <w:proofErr w:type="gramEnd"/>
      <w:r>
        <w:t xml:space="preserve"> de abajo</w:t>
      </w:r>
    </w:p>
    <w:p w14:paraId="59F744F0" w14:textId="0ECF5DD1" w:rsidR="00492CC6" w:rsidRDefault="00492CC6" w:rsidP="00131C8E">
      <w:r>
        <w:rPr>
          <w:noProof/>
        </w:rPr>
        <w:drawing>
          <wp:inline distT="0" distB="0" distL="0" distR="0" wp14:anchorId="79A0F4AE" wp14:editId="2A22A98D">
            <wp:extent cx="2117236" cy="16020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noFill/>
                    </a:ln>
                  </pic:spPr>
                </pic:pic>
              </a:graphicData>
            </a:graphic>
          </wp:inline>
        </w:drawing>
      </w:r>
    </w:p>
    <w:p w14:paraId="444EDB5D" w14:textId="18D5E3EC" w:rsidR="00492CC6" w:rsidRPr="00492CC6" w:rsidRDefault="00492CC6" w:rsidP="00131C8E">
      <w:r>
        <w:rPr>
          <w:noProof/>
        </w:rPr>
        <w:drawing>
          <wp:inline distT="0" distB="0" distL="0" distR="0" wp14:anchorId="1AA31121" wp14:editId="5D332957">
            <wp:extent cx="1153852" cy="1148487"/>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4374" cy="1168913"/>
                    </a:xfrm>
                    <a:prstGeom prst="rect">
                      <a:avLst/>
                    </a:prstGeom>
                    <a:noFill/>
                    <a:ln>
                      <a:noFill/>
                    </a:ln>
                  </pic:spPr>
                </pic:pic>
              </a:graphicData>
            </a:graphic>
          </wp:inline>
        </w:drawing>
      </w:r>
    </w:p>
    <w:p w14:paraId="39AFC9C1" w14:textId="7DC27304" w:rsidR="00EF53A7"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0920E9D4" w14:textId="77777777" w:rsidR="00C3169A" w:rsidRDefault="00C3169A" w:rsidP="00131C8E"/>
    <w:p w14:paraId="728C2D56" w14:textId="77777777" w:rsidR="00A07A51" w:rsidRDefault="00A07A51" w:rsidP="00131C8E"/>
    <w:p w14:paraId="17E3DFE5" w14:textId="77777777" w:rsidR="00A07A51" w:rsidRPr="00A07A51" w:rsidRDefault="00A07A51" w:rsidP="00131C8E"/>
    <w:p w14:paraId="3BBD4AEC" w14:textId="1FD5C844" w:rsidR="002A22BB" w:rsidRDefault="002A22BB" w:rsidP="002A22BB">
      <w:pPr>
        <w:pStyle w:val="Ttulo1"/>
      </w:pPr>
      <w:r>
        <w:t>EJERCICIO 3</w:t>
      </w:r>
    </w:p>
    <w:p w14:paraId="7CBF8F0B" w14:textId="2CA68D4E" w:rsidR="002A22BB" w:rsidRPr="006030AE" w:rsidRDefault="002A22BB" w:rsidP="002A22BB">
      <w:pPr>
        <w:rPr>
          <w:b/>
          <w:bCs/>
        </w:rPr>
      </w:pPr>
      <w:r w:rsidRPr="006030AE">
        <w:rPr>
          <w:b/>
          <w:bCs/>
        </w:rPr>
        <w:t xml:space="preserve">1. Completar el script denominado plantilla para conseguir la navegación reactiva del robot según el método de campos potenciales. </w:t>
      </w:r>
    </w:p>
    <w:p w14:paraId="0C87BB3C" w14:textId="1C8F9AFD" w:rsidR="004C421A" w:rsidRDefault="0002055A" w:rsidP="002A22BB">
      <w:r>
        <w:t>Se ha</w:t>
      </w:r>
      <w:r w:rsidR="004C421A">
        <w:t xml:space="preserve"> hecho una función que se encarga de detectar los obstáculos del mapa, para ello hemos hecho dos bucles for de una amplitud X e Y, que serán las proporciones del mapa seleccionado. </w:t>
      </w:r>
      <w:r>
        <w:t xml:space="preserve"> Si se detecta un pixel de valor de valor 0, significará que </w:t>
      </w:r>
      <w:r w:rsidR="008F415E">
        <w:t xml:space="preserve">se ha encontrado </w:t>
      </w:r>
      <w:r>
        <w:t>un pixel negro y por lo tanto un o</w:t>
      </w:r>
      <w:r w:rsidR="008F415E">
        <w:t>bstáculo (</w:t>
      </w:r>
      <w:r w:rsidR="008F415E" w:rsidRPr="008F415E">
        <w:rPr>
          <w:color w:val="FF0000"/>
        </w:rPr>
        <w:t>ver figura de abajo poner ref</w:t>
      </w:r>
      <w:r w:rsidR="008F415E">
        <w:t>):</w:t>
      </w:r>
    </w:p>
    <w:p w14:paraId="4C398A84" w14:textId="5B6D9586" w:rsidR="008F415E" w:rsidRDefault="008F415E" w:rsidP="002A22BB">
      <w:r>
        <w:rPr>
          <w:noProof/>
        </w:rPr>
        <w:lastRenderedPageBreak/>
        <w:drawing>
          <wp:inline distT="0" distB="0" distL="0" distR="0" wp14:anchorId="160E20D4" wp14:editId="5BA0FFFD">
            <wp:extent cx="5400040" cy="21196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19630"/>
                    </a:xfrm>
                    <a:prstGeom prst="rect">
                      <a:avLst/>
                    </a:prstGeom>
                  </pic:spPr>
                </pic:pic>
              </a:graphicData>
            </a:graphic>
          </wp:inline>
        </w:drawing>
      </w:r>
    </w:p>
    <w:p w14:paraId="27FB5A74" w14:textId="1329DB9C"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8F415E">
        <w:rPr>
          <w:color w:val="FF0000"/>
        </w:rPr>
        <w:t>ver ecuaciones 8 y 9</w:t>
      </w:r>
      <w:r w:rsidR="008F415E">
        <w:t>)</w:t>
      </w:r>
    </w:p>
    <w:p w14:paraId="3AA270ED" w14:textId="77777777" w:rsidR="0002055A" w:rsidRDefault="0002055A" w:rsidP="002A22BB"/>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EA6CC1"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77777777" w:rsidR="008F415E" w:rsidRDefault="008F415E" w:rsidP="00EA6CC1">
            <w:pPr>
              <w:pStyle w:val="Descripcin"/>
              <w:jc w:val="right"/>
            </w:pPr>
          </w:p>
        </w:tc>
        <w:tc>
          <w:tcPr>
            <w:tcW w:w="4088" w:type="dxa"/>
            <w:vAlign w:val="center"/>
          </w:tcPr>
          <w:p w14:paraId="53167C49" w14:textId="067E95A2" w:rsidR="008F415E" w:rsidRDefault="008F415E" w:rsidP="00EA6CC1">
            <w:pPr>
              <w:pStyle w:val="Descripcin"/>
              <w:jc w:val="right"/>
            </w:pPr>
            <w:r>
              <w:t xml:space="preserve"> (</w:t>
            </w:r>
            <w:fldSimple w:instr=" SEQ ( \* ARABIC ">
              <w:r>
                <w:rPr>
                  <w:noProof/>
                </w:rPr>
                <w:t>8</w:t>
              </w:r>
            </w:fldSimple>
            <w:r>
              <w:t>)</w:t>
            </w:r>
          </w:p>
        </w:tc>
      </w:tr>
      <w:tr w:rsidR="008F415E" w14:paraId="45CFE07C" w14:textId="77777777" w:rsidTr="008F415E">
        <w:trPr>
          <w:trHeight w:val="498"/>
        </w:trPr>
        <w:tc>
          <w:tcPr>
            <w:tcW w:w="4113" w:type="dxa"/>
            <w:vAlign w:val="center"/>
          </w:tcPr>
          <w:p w14:paraId="56194BA5" w14:textId="79F036CA" w:rsidR="008F415E" w:rsidRPr="0002055A" w:rsidRDefault="00EA6CC1"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5E54C4A4" w14:textId="77777777" w:rsidR="008F415E" w:rsidRDefault="008F415E" w:rsidP="00EA6CC1">
            <w:pPr>
              <w:pStyle w:val="Descripcin"/>
              <w:jc w:val="right"/>
            </w:pPr>
          </w:p>
        </w:tc>
        <w:tc>
          <w:tcPr>
            <w:tcW w:w="4088" w:type="dxa"/>
            <w:vAlign w:val="center"/>
          </w:tcPr>
          <w:p w14:paraId="2377CBBD" w14:textId="2DF9AC53" w:rsidR="008F415E" w:rsidRDefault="008F415E" w:rsidP="00EA6CC1">
            <w:pPr>
              <w:pStyle w:val="Descripcin"/>
              <w:jc w:val="right"/>
            </w:pPr>
            <w:r>
              <w:t>(</w:t>
            </w:r>
            <w:fldSimple w:instr=" SEQ ( \* ARABIC ">
              <w:r>
                <w:rPr>
                  <w:noProof/>
                </w:rPr>
                <w:t>9</w:t>
              </w:r>
            </w:fldSimple>
            <w:r>
              <w:t>)</w:t>
            </w:r>
          </w:p>
        </w:tc>
      </w:tr>
    </w:tbl>
    <w:p w14:paraId="19411341" w14:textId="77777777" w:rsidR="0002055A" w:rsidRDefault="0002055A" w:rsidP="002A22BB"/>
    <w:p w14:paraId="63C58B79" w14:textId="2BB9FA81" w:rsidR="008F415E" w:rsidRDefault="008F415E" w:rsidP="002A22BB">
      <w:pPr>
        <w:rPr>
          <w:color w:val="FF0000"/>
        </w:rPr>
      </w:pPr>
      <w:r>
        <w:t>Dado que la fuerza de repulsión vale cero si no se cumple la condición, debemos emplear un condi</w:t>
      </w:r>
      <w:r w:rsidR="00A6345B">
        <w:t>ci</w:t>
      </w:r>
      <w:r>
        <w:t xml:space="preserve">onante IF, como se detalla en </w:t>
      </w:r>
      <w:r w:rsidRPr="008F415E">
        <w:rPr>
          <w:color w:val="FF0000"/>
        </w:rPr>
        <w:t>figura de abajo</w:t>
      </w:r>
      <w:r>
        <w:rPr>
          <w:color w:val="FF0000"/>
        </w:rPr>
        <w:t>:</w:t>
      </w:r>
    </w:p>
    <w:p w14:paraId="1606F4C5" w14:textId="3D01FF8D" w:rsidR="008F415E" w:rsidRDefault="008F415E" w:rsidP="002A22BB">
      <w:r>
        <w:rPr>
          <w:noProof/>
        </w:rPr>
        <w:drawing>
          <wp:inline distT="0" distB="0" distL="0" distR="0" wp14:anchorId="10B58DBB" wp14:editId="6CA0D622">
            <wp:extent cx="5400040" cy="2856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56865"/>
                    </a:xfrm>
                    <a:prstGeom prst="rect">
                      <a:avLst/>
                    </a:prstGeom>
                  </pic:spPr>
                </pic:pic>
              </a:graphicData>
            </a:graphic>
          </wp:inline>
        </w:drawing>
      </w:r>
    </w:p>
    <w:p w14:paraId="0ACE70F4" w14:textId="26765092" w:rsidR="00007505" w:rsidRDefault="008F415E" w:rsidP="002A22BB">
      <w:pPr>
        <w:rPr>
          <w:color w:val="FF0000"/>
        </w:rPr>
      </w:pPr>
      <w:r>
        <w:t xml:space="preserve">Se implementa una sencilla función llamada Distancia que calcula la distancia que hay entre dos puntos, como se puede observar </w:t>
      </w:r>
      <w:r w:rsidRPr="008F415E">
        <w:rPr>
          <w:color w:val="FF0000"/>
        </w:rPr>
        <w:t>en foto abajo:</w:t>
      </w:r>
    </w:p>
    <w:p w14:paraId="23FDC662" w14:textId="470EFDA0" w:rsidR="008F415E" w:rsidRDefault="008F415E" w:rsidP="002A22BB">
      <w:pPr>
        <w:rPr>
          <w:color w:val="FF0000"/>
        </w:rPr>
      </w:pPr>
      <w:r>
        <w:rPr>
          <w:noProof/>
        </w:rPr>
        <w:drawing>
          <wp:inline distT="0" distB="0" distL="0" distR="0" wp14:anchorId="09DDB71D" wp14:editId="7D768666">
            <wp:extent cx="5400040" cy="935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35355"/>
                    </a:xfrm>
                    <a:prstGeom prst="rect">
                      <a:avLst/>
                    </a:prstGeom>
                  </pic:spPr>
                </pic:pic>
              </a:graphicData>
            </a:graphic>
          </wp:inline>
        </w:drawing>
      </w:r>
    </w:p>
    <w:p w14:paraId="2524C5A8" w14:textId="1F6BECFA" w:rsidR="008F415E" w:rsidRPr="008F415E" w:rsidRDefault="008F415E" w:rsidP="002A22BB">
      <w:pPr>
        <w:rPr>
          <w:color w:val="FF0000"/>
        </w:rPr>
      </w:pPr>
      <w:r>
        <w:rPr>
          <w:color w:val="FF0000"/>
        </w:rPr>
        <w:lastRenderedPageBreak/>
        <w:t>NO RECUERDO COMO IMPLEMENTAMOS ESTO PARA QUE SE LEYERA BIEN</w:t>
      </w:r>
    </w:p>
    <w:p w14:paraId="2A6FBD96" w14:textId="3AB6906A" w:rsidR="002A22BB" w:rsidRPr="006030AE" w:rsidRDefault="002A22BB" w:rsidP="002A22BB">
      <w:pPr>
        <w:rPr>
          <w:b/>
          <w:bCs/>
        </w:rPr>
      </w:pPr>
      <w:r w:rsidRPr="006030AE">
        <w:rPr>
          <w:b/>
          <w:bCs/>
        </w:rPr>
        <w:t xml:space="preserve">2. Modificar adecuadamente el programa de Matlab anterior para permitir poder elegir cualquier origen y destino sobre el mapa, empleando para ello la función </w:t>
      </w:r>
      <w:proofErr w:type="gramStart"/>
      <w:r w:rsidRPr="006030AE">
        <w:rPr>
          <w:b/>
          <w:bCs/>
        </w:rPr>
        <w:t>ginput(</w:t>
      </w:r>
      <w:proofErr w:type="gramEnd"/>
      <w:r w:rsidRPr="006030AE">
        <w:rPr>
          <w:b/>
          <w:bCs/>
        </w:rPr>
        <w:t xml:space="preserve">). </w:t>
      </w:r>
    </w:p>
    <w:p w14:paraId="17858403" w14:textId="04C707C0" w:rsidR="006030AE" w:rsidRDefault="008F415E" w:rsidP="002A22BB">
      <w:pPr>
        <w:rPr>
          <w:color w:val="FF0000"/>
        </w:rPr>
      </w:pPr>
      <w:r>
        <w:t xml:space="preserve">Dado que en este aparto se pide poder elegir de manera manual la posición de inicio y de final, lo que se ha realizado es una función que muestre en pantalla un mensaje para que el usuario elija un punto de inicio y al hacer click se guardará es punto como entrada. De la misma manera se hace con el punto final. Esto se puede ver desarrollado en la </w:t>
      </w:r>
      <w:r>
        <w:rPr>
          <w:color w:val="FF0000"/>
        </w:rPr>
        <w:t>figura de abajo</w:t>
      </w:r>
      <w:r w:rsidR="00A6345B">
        <w:rPr>
          <w:color w:val="FF0000"/>
        </w:rPr>
        <w:t>:</w:t>
      </w:r>
    </w:p>
    <w:p w14:paraId="62810DF7" w14:textId="1D625ED3" w:rsidR="00A6345B" w:rsidRPr="008F415E" w:rsidRDefault="00A6345B" w:rsidP="002A22BB">
      <w:pPr>
        <w:rPr>
          <w:color w:val="FF0000"/>
        </w:rPr>
      </w:pPr>
      <w:r>
        <w:rPr>
          <w:noProof/>
        </w:rPr>
        <w:drawing>
          <wp:inline distT="0" distB="0" distL="0" distR="0" wp14:anchorId="61DC822B" wp14:editId="5A83FBF2">
            <wp:extent cx="5400040" cy="2648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48585"/>
                    </a:xfrm>
                    <a:prstGeom prst="rect">
                      <a:avLst/>
                    </a:prstGeom>
                  </pic:spPr>
                </pic:pic>
              </a:graphicData>
            </a:graphic>
          </wp:inline>
        </w:drawing>
      </w:r>
    </w:p>
    <w:p w14:paraId="0F6920D4" w14:textId="77777777" w:rsidR="00A6345B" w:rsidRDefault="00A6345B" w:rsidP="002A22BB"/>
    <w:p w14:paraId="6770A61A" w14:textId="7E777487" w:rsidR="002A22BB" w:rsidRDefault="002A22BB" w:rsidP="00A67073">
      <w:pPr>
        <w:pStyle w:val="Prrafodelista"/>
        <w:numPr>
          <w:ilvl w:val="0"/>
          <w:numId w:val="2"/>
        </w:numPr>
        <w:rPr>
          <w:b/>
          <w:bCs/>
        </w:rPr>
      </w:pPr>
      <w:r w:rsidRPr="00A67073">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0B99B337" w14:textId="03E4C16C" w:rsidR="00A67073" w:rsidRDefault="00020056" w:rsidP="00A67073">
      <w:pPr>
        <w:rPr>
          <w:b/>
          <w:bCs/>
        </w:rPr>
      </w:pPr>
      <w:r>
        <w:rPr>
          <w:b/>
          <w:bCs/>
        </w:rPr>
        <w:br w:type="page"/>
      </w:r>
      <w:r w:rsidR="002E24FE">
        <w:rPr>
          <w:b/>
          <w:bCs/>
        </w:rPr>
        <w:lastRenderedPageBreak/>
        <w:t>PRACTICA 4</w:t>
      </w:r>
      <w:r>
        <w:rPr>
          <w:b/>
          <w:bCs/>
        </w:rPr>
        <w:t xml:space="preserve"> – Planificación de caminos 1 (Dijkstra).</w:t>
      </w:r>
    </w:p>
    <w:p w14:paraId="1DBCA9E4" w14:textId="2D2BC006" w:rsidR="00A67073" w:rsidRPr="00C533ED" w:rsidRDefault="00A67073" w:rsidP="00A67073">
      <w:pPr>
        <w:pStyle w:val="Prrafodelista"/>
        <w:numPr>
          <w:ilvl w:val="0"/>
          <w:numId w:val="3"/>
        </w:numPr>
        <w:rPr>
          <w:b/>
          <w:bCs/>
        </w:rPr>
      </w:pPr>
      <w:r w:rsidRPr="00C533ED">
        <w:rPr>
          <w:b/>
          <w:bCs/>
        </w:rPr>
        <w:t>Implementar el algoritmo de Dijkstra como una función de Matlab que devuelva el coste y la ruta óptima a partir de un origen y un destino pasados como parámetros, además del mapa topológico o grafo, que se le pasará a la función como una matriz NxN,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18A9ED49"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que seguirá dicho coste.</w:t>
      </w:r>
    </w:p>
    <w:p w14:paraId="4BDEA991" w14:textId="6A760F95"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020056">
        <w:t xml:space="preserve">Figura </w:t>
      </w:r>
      <w:r w:rsidR="00020056">
        <w:rPr>
          <w:noProof/>
        </w:rPr>
        <w:t>3</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8448" cy="1497690"/>
                    </a:xfrm>
                    <a:prstGeom prst="rect">
                      <a:avLst/>
                    </a:prstGeom>
                    <a:ln>
                      <a:solidFill>
                        <a:schemeClr val="tx1"/>
                      </a:solidFill>
                    </a:ln>
                  </pic:spPr>
                </pic:pic>
              </a:graphicData>
            </a:graphic>
          </wp:inline>
        </w:drawing>
      </w:r>
    </w:p>
    <w:p w14:paraId="773E7E50" w14:textId="56312A6E" w:rsidR="006049F6" w:rsidRDefault="006049F6" w:rsidP="00020056">
      <w:pPr>
        <w:pStyle w:val="Descripcin"/>
        <w:jc w:val="center"/>
      </w:pPr>
      <w:bookmarkStart w:id="7" w:name="_Ref71386163"/>
      <w:r>
        <w:t xml:space="preserve">Figura </w:t>
      </w:r>
      <w:fldSimple w:instr=" SEQ Figura \* ARABIC ">
        <w:r w:rsidR="00C30B63">
          <w:rPr>
            <w:noProof/>
          </w:rPr>
          <w:t>3</w:t>
        </w:r>
      </w:fldSimple>
      <w:bookmarkEnd w:id="7"/>
      <w:r>
        <w:t>: Mapa topológico de costes y nudos.</w:t>
      </w:r>
    </w:p>
    <w:p w14:paraId="684047A5" w14:textId="39D03B7A"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020056">
        <w:t xml:space="preserve">Figura </w:t>
      </w:r>
      <w:r w:rsidR="00020056">
        <w:rPr>
          <w:noProof/>
        </w:rPr>
        <w:t>4</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0486D436">
            <wp:extent cx="1699052" cy="12041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2871" cy="1228079"/>
                    </a:xfrm>
                    <a:prstGeom prst="rect">
                      <a:avLst/>
                    </a:prstGeom>
                  </pic:spPr>
                </pic:pic>
              </a:graphicData>
            </a:graphic>
          </wp:inline>
        </w:drawing>
      </w:r>
    </w:p>
    <w:p w14:paraId="580188DA" w14:textId="680F67A7" w:rsidR="006049F6" w:rsidRDefault="00020056" w:rsidP="00020056">
      <w:pPr>
        <w:pStyle w:val="Descripcin"/>
        <w:jc w:val="center"/>
      </w:pPr>
      <w:bookmarkStart w:id="8" w:name="_Ref71386364"/>
      <w:r>
        <w:t xml:space="preserve">Figura </w:t>
      </w:r>
      <w:fldSimple w:instr=" SEQ Figura \* ARABIC ">
        <w:r w:rsidR="00C30B63">
          <w:rPr>
            <w:noProof/>
          </w:rPr>
          <w:t>4</w:t>
        </w:r>
      </w:fldSimple>
      <w:bookmarkEnd w:id="8"/>
      <w:r>
        <w:t>: Matriz topológica de costes.</w:t>
      </w:r>
    </w:p>
    <w:p w14:paraId="4CBBD668" w14:textId="55F332D7" w:rsidR="006049F6" w:rsidRDefault="006049F6" w:rsidP="00A67073">
      <w:r>
        <w:t>Mediante la manipulación de dicha matriz, es como se conseguirá el camino mínimo deseado.</w:t>
      </w:r>
    </w:p>
    <w:p w14:paraId="6DF2508C" w14:textId="706C3A2A"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020056">
        <w:t xml:space="preserve">Figura </w:t>
      </w:r>
      <w:r w:rsidR="00020056">
        <w:rPr>
          <w:noProof/>
        </w:rPr>
        <w:t>5</w:t>
      </w:r>
      <w:r w:rsidR="00020056">
        <w:fldChar w:fldCharType="end"/>
      </w:r>
      <w:r w:rsidR="00020056">
        <w:t xml:space="preserve">) </w:t>
      </w:r>
      <w:r>
        <w:t xml:space="preserve"> que a su vez está compuesta por otras sub 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8404" cy="8289699"/>
                    </a:xfrm>
                    <a:prstGeom prst="rect">
                      <a:avLst/>
                    </a:prstGeom>
                    <a:ln>
                      <a:solidFill>
                        <a:schemeClr val="tx1"/>
                      </a:solidFill>
                    </a:ln>
                  </pic:spPr>
                </pic:pic>
              </a:graphicData>
            </a:graphic>
          </wp:inline>
        </w:drawing>
      </w:r>
    </w:p>
    <w:p w14:paraId="036289B7" w14:textId="11F29301" w:rsidR="00020056" w:rsidRDefault="00020056" w:rsidP="00020056">
      <w:pPr>
        <w:pStyle w:val="Descripcin"/>
        <w:jc w:val="center"/>
      </w:pPr>
      <w:bookmarkStart w:id="9" w:name="_Ref71386514"/>
      <w:r>
        <w:t xml:space="preserve">Figura </w:t>
      </w:r>
      <w:fldSimple w:instr=" SEQ Figura \* ARABIC ">
        <w:r w:rsidR="00C30B63">
          <w:rPr>
            <w:noProof/>
          </w:rPr>
          <w:t>5</w:t>
        </w:r>
      </w:fldSimple>
      <w:bookmarkEnd w:id="9"/>
      <w:r>
        <w:t>: Función Dijkstra implementada.</w:t>
      </w:r>
    </w:p>
    <w:p w14:paraId="0E5879E7" w14:textId="589C6885" w:rsidR="00FD4822" w:rsidRDefault="006049F6" w:rsidP="00A67073">
      <w:r>
        <w:lastRenderedPageBreak/>
        <w:t>Antes de proceder a la explicación de dicha función y dado que utiliza otras sub funciones, se va a detallar en primer lugar el procedimiento de cada sub función y posteriormente el código general anteriormente mostrad</w:t>
      </w:r>
      <w:r w:rsidR="00C533ED">
        <w:t>o.</w:t>
      </w:r>
    </w:p>
    <w:p w14:paraId="7C26417D" w14:textId="4D30C0FC"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020056">
        <w:t xml:space="preserve">Figura </w:t>
      </w:r>
      <w:r w:rsidR="00020056">
        <w:rPr>
          <w:noProof/>
        </w:rPr>
        <w:t>6</w:t>
      </w:r>
      <w:r w:rsidR="00020056">
        <w:fldChar w:fldCharType="end"/>
      </w:r>
      <w:r w:rsidR="00020056">
        <w:t>)</w:t>
      </w:r>
      <w:r>
        <w:t>, tiene como entrada la matriz topológica de costes</w:t>
      </w:r>
      <w:r w:rsidR="00C533ED">
        <w:t>. E</w:t>
      </w:r>
      <w:r>
        <w:t xml:space="preserve">n primer lee y almacena el tamaño de matriz topológica de costes y se comprueba que la matriz es simétrica, es decir, tiene </w:t>
      </w:r>
      <w:r w:rsidR="009068C2">
        <w:t>el mismo número de columnas. En caso contrario significaría que la matriz topológica de costes no proporciona los costes asociados a todos los caminos pos</w:t>
      </w:r>
      <w:ins w:id="10" w:author="Daniel Triano Moreno" w:date="2021-05-06T18:17:00Z">
        <w:r w:rsidR="009068C2">
          <w:t>ibl</w:t>
        </w:r>
      </w:ins>
      <w:r w:rsidR="009068C2">
        <w:t>es.</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7734" cy="1808329"/>
                    </a:xfrm>
                    <a:prstGeom prst="rect">
                      <a:avLst/>
                    </a:prstGeom>
                    <a:ln>
                      <a:solidFill>
                        <a:schemeClr val="tx1"/>
                      </a:solidFill>
                    </a:ln>
                  </pic:spPr>
                </pic:pic>
              </a:graphicData>
            </a:graphic>
          </wp:inline>
        </w:drawing>
      </w:r>
    </w:p>
    <w:p w14:paraId="01491EF5" w14:textId="2E6EDF8B" w:rsidR="00C533ED" w:rsidRDefault="00020056" w:rsidP="00020056">
      <w:pPr>
        <w:pStyle w:val="Descripcin"/>
        <w:jc w:val="center"/>
      </w:pPr>
      <w:bookmarkStart w:id="11" w:name="_Ref71386589"/>
      <w:r>
        <w:t xml:space="preserve">Figura </w:t>
      </w:r>
      <w:fldSimple w:instr=" SEQ Figura \* ARABIC ">
        <w:r w:rsidR="00C30B63">
          <w:rPr>
            <w:noProof/>
          </w:rPr>
          <w:t>6</w:t>
        </w:r>
      </w:fldSimple>
      <w:bookmarkEnd w:id="11"/>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56E6365E" w:rsidR="00030C74" w:rsidRDefault="00030C74" w:rsidP="00A67073">
      <w:r>
        <w:t xml:space="preserve">La función </w:t>
      </w:r>
      <w:r w:rsidR="00C533ED" w:rsidRPr="00C533ED">
        <w:rPr>
          <w:i/>
          <w:iCs/>
        </w:rPr>
        <w:t>ReorganizarMatriz</w:t>
      </w:r>
      <w:r>
        <w:t xml:space="preserve"> (</w:t>
      </w:r>
      <w:r w:rsidR="00020056">
        <w:t xml:space="preserve">ver </w:t>
      </w:r>
      <w:r w:rsidR="00020056">
        <w:fldChar w:fldCharType="begin"/>
      </w:r>
      <w:r w:rsidR="00020056">
        <w:instrText xml:space="preserve"> REF _Ref71386654 \h </w:instrText>
      </w:r>
      <w:r w:rsidR="00020056">
        <w:fldChar w:fldCharType="separate"/>
      </w:r>
      <w:r w:rsidR="00020056">
        <w:t xml:space="preserve">Figura </w:t>
      </w:r>
      <w:r w:rsidR="00020056">
        <w:rPr>
          <w:noProof/>
        </w:rPr>
        <w:t>7</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7943" cy="1465469"/>
                    </a:xfrm>
                    <a:prstGeom prst="rect">
                      <a:avLst/>
                    </a:prstGeom>
                    <a:ln>
                      <a:solidFill>
                        <a:schemeClr val="tx1"/>
                      </a:solidFill>
                    </a:ln>
                  </pic:spPr>
                </pic:pic>
              </a:graphicData>
            </a:graphic>
          </wp:inline>
        </w:drawing>
      </w:r>
    </w:p>
    <w:p w14:paraId="1B47C110" w14:textId="6C53FCB6" w:rsidR="00C533ED" w:rsidRDefault="00020056" w:rsidP="00020056">
      <w:pPr>
        <w:pStyle w:val="Descripcin"/>
        <w:jc w:val="center"/>
      </w:pPr>
      <w:bookmarkStart w:id="12" w:name="_Ref71386654"/>
      <w:r>
        <w:t xml:space="preserve">Figura </w:t>
      </w:r>
      <w:fldSimple w:instr=" SEQ Figura \* ARABIC ">
        <w:r w:rsidR="00C30B63">
          <w:rPr>
            <w:noProof/>
          </w:rPr>
          <w:t>7</w:t>
        </w:r>
      </w:fldSimple>
      <w:bookmarkEnd w:id="12"/>
      <w:r>
        <w:t>: Función ReorganizarMatriz.</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1C9531C3"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020056">
        <w:t xml:space="preserve">Figura </w:t>
      </w:r>
      <w:r w:rsidR="00020056">
        <w:rPr>
          <w:noProof/>
        </w:rPr>
        <w:t>8</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for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7650" cy="3956802"/>
                    </a:xfrm>
                    <a:prstGeom prst="rect">
                      <a:avLst/>
                    </a:prstGeom>
                    <a:ln>
                      <a:solidFill>
                        <a:schemeClr val="tx1"/>
                      </a:solidFill>
                    </a:ln>
                  </pic:spPr>
                </pic:pic>
              </a:graphicData>
            </a:graphic>
          </wp:inline>
        </w:drawing>
      </w:r>
    </w:p>
    <w:p w14:paraId="1BF0B6F3" w14:textId="3C33C930" w:rsidR="00C533ED" w:rsidRDefault="00020056" w:rsidP="00020056">
      <w:pPr>
        <w:pStyle w:val="Descripcin"/>
        <w:jc w:val="center"/>
      </w:pPr>
      <w:bookmarkStart w:id="13" w:name="_Ref71386700"/>
      <w:r>
        <w:t xml:space="preserve">Figura </w:t>
      </w:r>
      <w:fldSimple w:instr=" SEQ Figura \* ARABIC ">
        <w:r w:rsidR="00C30B63">
          <w:rPr>
            <w:noProof/>
          </w:rPr>
          <w:t>8</w:t>
        </w:r>
      </w:fldSimple>
      <w:bookmarkEnd w:id="13"/>
      <w:r>
        <w:t>: Función Alrededores.</w:t>
      </w:r>
    </w:p>
    <w:p w14:paraId="0F538701" w14:textId="77777777" w:rsidR="00667723" w:rsidRDefault="00667723" w:rsidP="006F00EC"/>
    <w:p w14:paraId="50F50CE1" w14:textId="07103218" w:rsidR="00020056" w:rsidRDefault="006F00EC" w:rsidP="00EA6CC1">
      <w:r>
        <w:t xml:space="preserve">La función </w:t>
      </w:r>
      <w:r w:rsidR="00C533ED" w:rsidRPr="00C533ED">
        <w:rPr>
          <w:i/>
          <w:iCs/>
        </w:rPr>
        <w:t>EliminarCamino</w:t>
      </w:r>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667723">
        <w:t xml:space="preserve">Figura </w:t>
      </w:r>
      <w:r w:rsidR="00667723">
        <w:rPr>
          <w:noProof/>
        </w:rPr>
        <w:t>9</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17395"/>
                    </a:xfrm>
                    <a:prstGeom prst="rect">
                      <a:avLst/>
                    </a:prstGeom>
                    <a:ln>
                      <a:solidFill>
                        <a:schemeClr val="tx1"/>
                      </a:solidFill>
                    </a:ln>
                  </pic:spPr>
                </pic:pic>
              </a:graphicData>
            </a:graphic>
          </wp:inline>
        </w:drawing>
      </w:r>
    </w:p>
    <w:p w14:paraId="5EF83E0A" w14:textId="52B4CEAA" w:rsidR="00C533ED" w:rsidRDefault="00020056" w:rsidP="00020056">
      <w:pPr>
        <w:pStyle w:val="Descripcin"/>
        <w:jc w:val="center"/>
      </w:pPr>
      <w:bookmarkStart w:id="14" w:name="_Ref71386906"/>
      <w:r>
        <w:t xml:space="preserve">Figura </w:t>
      </w:r>
      <w:fldSimple w:instr=" SEQ Figura \* ARABIC ">
        <w:r w:rsidR="00C30B63">
          <w:rPr>
            <w:noProof/>
          </w:rPr>
          <w:t>9</w:t>
        </w:r>
      </w:fldSimple>
      <w:bookmarkEnd w:id="14"/>
      <w:r>
        <w:t>: Función EliminarCamino.</w:t>
      </w:r>
    </w:p>
    <w:p w14:paraId="2A35C078" w14:textId="2967859D" w:rsidR="006F00EC" w:rsidRDefault="006F00EC" w:rsidP="006F00EC">
      <w:r>
        <w:t>Por último</w:t>
      </w:r>
      <w:r w:rsidR="006C6217">
        <w:t>,</w:t>
      </w:r>
      <w:r>
        <w:t xml:space="preserve"> la función OptimizarRuta </w:t>
      </w:r>
      <w:r w:rsidR="009B053C">
        <w:t xml:space="preserve">(ver </w:t>
      </w:r>
      <w:r w:rsidR="009B053C">
        <w:fldChar w:fldCharType="begin"/>
      </w:r>
      <w:r w:rsidR="009B053C">
        <w:instrText xml:space="preserve"> REF _Ref71386984 \h </w:instrText>
      </w:r>
      <w:r w:rsidR="009B053C">
        <w:fldChar w:fldCharType="separate"/>
      </w:r>
      <w:r w:rsidR="009B053C">
        <w:t xml:space="preserve">Figura </w:t>
      </w:r>
      <w:r w:rsidR="009B053C">
        <w:rPr>
          <w:noProof/>
        </w:rPr>
        <w:t>10</w:t>
      </w:r>
      <w:r w:rsidR="009B053C">
        <w:fldChar w:fldCharType="end"/>
      </w:r>
      <w:r w:rsidR="009B053C">
        <w:t xml:space="preserve">) </w:t>
      </w:r>
      <w:r>
        <w:t>tiene como entradas la ruta seguida hasta el momento, el punto de origen y el destino</w:t>
      </w:r>
      <w:r w:rsidR="006C6217">
        <w:t>, de formo que devolverá el menor coste entre dos puntos. Se hará 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01720"/>
                    </a:xfrm>
                    <a:prstGeom prst="rect">
                      <a:avLst/>
                    </a:prstGeom>
                    <a:ln>
                      <a:solidFill>
                        <a:schemeClr val="tx1"/>
                      </a:solidFill>
                    </a:ln>
                  </pic:spPr>
                </pic:pic>
              </a:graphicData>
            </a:graphic>
          </wp:inline>
        </w:drawing>
      </w:r>
    </w:p>
    <w:p w14:paraId="075CC6FE" w14:textId="4929A1A2" w:rsidR="009B053C" w:rsidRDefault="009B053C" w:rsidP="009B053C">
      <w:pPr>
        <w:pStyle w:val="Descripcin"/>
        <w:jc w:val="center"/>
      </w:pPr>
      <w:bookmarkStart w:id="15" w:name="_Ref71386984"/>
      <w:r>
        <w:t xml:space="preserve">Figura </w:t>
      </w:r>
      <w:fldSimple w:instr=" SEQ Figura \* ARABIC ">
        <w:r w:rsidR="00C30B63">
          <w:rPr>
            <w:noProof/>
          </w:rPr>
          <w:t>10</w:t>
        </w:r>
      </w:fldSimple>
      <w:bookmarkEnd w:id="15"/>
      <w:r>
        <w:t>: Función optimizar ruta.</w:t>
      </w:r>
    </w:p>
    <w:p w14:paraId="3D3D94F4" w14:textId="7E8839F1" w:rsidR="006C6217" w:rsidRDefault="006C6217" w:rsidP="006F00EC"/>
    <w:p w14:paraId="35004C5F" w14:textId="31380389"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9B053C">
        <w:t xml:space="preserve">Figura </w:t>
      </w:r>
      <w:r w:rsidR="009B053C">
        <w:rPr>
          <w:noProof/>
        </w:rPr>
        <w:t>5</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1CD64CF2"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9B053C">
        <w:t xml:space="preserve">Figura </w:t>
      </w:r>
      <w:r w:rsidR="009B053C">
        <w:rPr>
          <w:noProof/>
        </w:rPr>
        <w:t>11</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188" cy="2205075"/>
                    </a:xfrm>
                    <a:prstGeom prst="rect">
                      <a:avLst/>
                    </a:prstGeom>
                    <a:ln>
                      <a:solidFill>
                        <a:schemeClr val="tx1"/>
                      </a:solidFill>
                    </a:ln>
                  </pic:spPr>
                </pic:pic>
              </a:graphicData>
            </a:graphic>
          </wp:inline>
        </w:drawing>
      </w:r>
    </w:p>
    <w:p w14:paraId="716161D4" w14:textId="09BFFC8F" w:rsidR="005D757D" w:rsidRDefault="009B053C" w:rsidP="009B053C">
      <w:pPr>
        <w:pStyle w:val="Descripcin"/>
        <w:jc w:val="center"/>
      </w:pPr>
      <w:bookmarkStart w:id="16" w:name="_Ref71387065"/>
      <w:r>
        <w:t xml:space="preserve">Figura </w:t>
      </w:r>
      <w:fldSimple w:instr=" SEQ Figura \* ARABIC ">
        <w:r w:rsidR="00C30B63">
          <w:rPr>
            <w:noProof/>
          </w:rPr>
          <w:t>11</w:t>
        </w:r>
      </w:fldSimple>
      <w:bookmarkEnd w:id="16"/>
      <w:r>
        <w:t>: Resultados obtenidos partiendo del nodo 1 hacia el 7.</w:t>
      </w:r>
    </w:p>
    <w:p w14:paraId="026D59CB" w14:textId="381A7ABE" w:rsidR="00FD4822" w:rsidRDefault="00FD4822" w:rsidP="00A67073"/>
    <w:p w14:paraId="6AE39521" w14:textId="092D0F2C"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9B053C">
        <w:t xml:space="preserve">Figura </w:t>
      </w:r>
      <w:r w:rsidR="009B053C">
        <w:rPr>
          <w:noProof/>
        </w:rPr>
        <w:t>12</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9B053C">
        <w:t xml:space="preserve">Figura </w:t>
      </w:r>
      <w:r w:rsidR="009B053C">
        <w:rPr>
          <w:noProof/>
        </w:rPr>
        <w:t>13</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313" cy="3949882"/>
                    </a:xfrm>
                    <a:prstGeom prst="rect">
                      <a:avLst/>
                    </a:prstGeom>
                    <a:ln>
                      <a:solidFill>
                        <a:schemeClr val="tx1"/>
                      </a:solidFill>
                    </a:ln>
                  </pic:spPr>
                </pic:pic>
              </a:graphicData>
            </a:graphic>
          </wp:inline>
        </w:drawing>
      </w:r>
    </w:p>
    <w:p w14:paraId="73080C07" w14:textId="1D9E5229" w:rsidR="00085B39" w:rsidRDefault="009B053C" w:rsidP="009B053C">
      <w:pPr>
        <w:pStyle w:val="Descripcin"/>
        <w:jc w:val="center"/>
      </w:pPr>
      <w:bookmarkStart w:id="17" w:name="_Ref71387499"/>
      <w:r>
        <w:t xml:space="preserve">Figura </w:t>
      </w:r>
      <w:fldSimple w:instr=" SEQ Figura \* ARABIC ">
        <w:r w:rsidR="00C30B63">
          <w:rPr>
            <w:noProof/>
          </w:rPr>
          <w:t>12</w:t>
        </w:r>
      </w:fldSimple>
      <w:bookmarkEnd w:id="17"/>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2576" cy="3362608"/>
                    </a:xfrm>
                    <a:prstGeom prst="rect">
                      <a:avLst/>
                    </a:prstGeom>
                    <a:ln>
                      <a:solidFill>
                        <a:schemeClr val="tx1"/>
                      </a:solidFill>
                    </a:ln>
                  </pic:spPr>
                </pic:pic>
              </a:graphicData>
            </a:graphic>
          </wp:inline>
        </w:drawing>
      </w:r>
    </w:p>
    <w:p w14:paraId="439D7771" w14:textId="73F9B568" w:rsidR="009B053C" w:rsidRDefault="009B053C" w:rsidP="009B053C">
      <w:pPr>
        <w:pStyle w:val="Descripcin"/>
        <w:jc w:val="center"/>
      </w:pPr>
      <w:bookmarkStart w:id="18" w:name="_Ref71387500"/>
      <w:r>
        <w:t xml:space="preserve">Figura </w:t>
      </w:r>
      <w:fldSimple w:instr=" SEQ Figura \* ARABIC ">
        <w:r w:rsidR="00C30B63">
          <w:rPr>
            <w:noProof/>
          </w:rPr>
          <w:t>13</w:t>
        </w:r>
      </w:fldSimple>
      <w:bookmarkEnd w:id="18"/>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541" cy="3257560"/>
                    </a:xfrm>
                    <a:prstGeom prst="rect">
                      <a:avLst/>
                    </a:prstGeom>
                    <a:ln>
                      <a:solidFill>
                        <a:schemeClr val="tx1"/>
                      </a:solidFill>
                    </a:ln>
                  </pic:spPr>
                </pic:pic>
              </a:graphicData>
            </a:graphic>
          </wp:inline>
        </w:drawing>
      </w:r>
    </w:p>
    <w:p w14:paraId="5C82E219" w14:textId="29A2DAAC" w:rsidR="009B053C" w:rsidRDefault="009B053C" w:rsidP="009B053C">
      <w:pPr>
        <w:pStyle w:val="Descripcin"/>
        <w:jc w:val="center"/>
      </w:pPr>
      <w:bookmarkStart w:id="19" w:name="_Ref71387502"/>
      <w:r>
        <w:t xml:space="preserve">Figura </w:t>
      </w:r>
      <w:fldSimple w:instr=" SEQ Figura \* ARABIC ">
        <w:r w:rsidR="00C30B63">
          <w:rPr>
            <w:noProof/>
          </w:rPr>
          <w:t>14</w:t>
        </w:r>
      </w:fldSimple>
      <w:bookmarkEnd w:id="19"/>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6BF64757" w:rsidR="002E3FB9" w:rsidRDefault="002E3FB9" w:rsidP="00A67073">
      <w:r>
        <w:lastRenderedPageBreak/>
        <w:t xml:space="preserve">Tal y como se puede observar en </w:t>
      </w:r>
      <w:r w:rsidR="009B053C">
        <w:t xml:space="preserve">la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t>, dado que el nodo 24 no es alcanzable desde ningún otro nodo, el coste es infinito y no hay ruta mediante la cual se puede alcanzar dicho nodo. En cualquier otro caso, el sistema actúa correctamente según lo esperado.</w:t>
      </w:r>
    </w:p>
    <w:p w14:paraId="4E07330A" w14:textId="77777777" w:rsidR="002E3FB9" w:rsidRDefault="002E3FB9" w:rsidP="00A67073"/>
    <w:p w14:paraId="4EFAACA7" w14:textId="4258FB0C" w:rsidR="00FD4822" w:rsidRDefault="00F86A39" w:rsidP="00A67073">
      <w:r>
        <w:t>PRACTICA 5 DIJKSTRA *</w:t>
      </w:r>
    </w:p>
    <w:p w14:paraId="63A463E6" w14:textId="6D7B9DF4" w:rsidR="004C0C0E" w:rsidRDefault="004C0C0E" w:rsidP="00A67073">
      <w:r>
        <w:t xml:space="preserve">A diferencia de la PRACTICA 4 REFERENCIAR, </w:t>
      </w:r>
      <w:r w:rsidR="0025780D">
        <w:t>este algoritmo de Dijkstra* se basa en la optimización del cálculo computacional resultando en un algoritmo más eficiente.</w:t>
      </w:r>
    </w:p>
    <w:p w14:paraId="3A6788AF" w14:textId="0D35EF06"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t>Fig</w:t>
      </w:r>
      <w:r>
        <w:t>u</w:t>
      </w:r>
      <w:r>
        <w:t xml:space="preserve">ra </w:t>
      </w:r>
      <w:r>
        <w:rPr>
          <w:noProof/>
        </w:rPr>
        <w:t>3</w:t>
      </w:r>
      <w:r>
        <w:fldChar w:fldCharType="end"/>
      </w:r>
      <w:r>
        <w:t>).</w:t>
      </w:r>
    </w:p>
    <w:p w14:paraId="6AA3E468" w14:textId="6DF17863" w:rsidR="00F86A39" w:rsidRDefault="00F86A39" w:rsidP="00A67073">
      <w:r>
        <w:t>En primer lugar, se comprueba que el punto de partida y el destino no sean iguales. En dicho caso, el coste de llegar así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7BAF3483" w:rsidR="00F86A39" w:rsidRDefault="00F86A39" w:rsidP="00A67073">
      <w:r>
        <w:t>Tal y como se ha realizado en la practica 4(REFERENCIAR PRACTICA 4), en la primera columna se van a introducir los n nodos al igual que en la última. En la columna dos y tres, dado que representan costes se inicializan en infinito como hemos procedido anteriormente.</w:t>
      </w:r>
    </w:p>
    <w:p w14:paraId="005E908C" w14:textId="606E0246" w:rsidR="00FE31C4" w:rsidRDefault="00FE31C4" w:rsidP="00A67073">
      <w:r>
        <w:t>Se ordenarán en función de sus respectivos costes sabiendo que el coste inicial de partida, tanto para G como para H son nulos. Se ordenarán ambos costes para que el origen = 0 se sitúe en la primera fila.</w:t>
      </w:r>
    </w:p>
    <w:p w14:paraId="775A347B" w14:textId="5E7EF477" w:rsidR="00FE31C4" w:rsidRDefault="00FE31C4" w:rsidP="00A67073">
      <w:r>
        <w:t xml:space="preserve">Se genera un vector auxiliar vacío. </w:t>
      </w:r>
      <w:r w:rsidR="00C70E59">
        <w:t xml:space="preserve"> Mientras no estemos en el punto de llegada, se va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6A021BCD" w:rsidR="002E24FE" w:rsidRDefault="002E24FE" w:rsidP="00A67073">
      <w:r>
        <w:t>Una vez actualizada la matriz en función del nodo, se actualiza también los costes tanto de G como de H en el nuevo punto</w:t>
      </w:r>
      <w:r w:rsidR="004C0C0E">
        <w:t>, gracias a que cumplirá siempre la condición gracias a que se han inicializado a infinito, tal y como vimos en clase</w:t>
      </w:r>
      <w:r>
        <w:t>. Dado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lastRenderedPageBreak/>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544" cy="1936827"/>
                    </a:xfrm>
                    <a:prstGeom prst="rect">
                      <a:avLst/>
                    </a:prstGeom>
                    <a:ln>
                      <a:solidFill>
                        <a:schemeClr val="tx1"/>
                      </a:solidFill>
                    </a:ln>
                  </pic:spPr>
                </pic:pic>
              </a:graphicData>
            </a:graphic>
          </wp:inline>
        </w:drawing>
      </w:r>
    </w:p>
    <w:p w14:paraId="0CC89527" w14:textId="3B2A3E8A" w:rsidR="00F8289B" w:rsidRDefault="0025780D" w:rsidP="0025780D">
      <w:pPr>
        <w:pStyle w:val="Descripcin"/>
        <w:jc w:val="center"/>
      </w:pPr>
      <w:r>
        <w:t xml:space="preserve">Figura </w:t>
      </w:r>
      <w:fldSimple w:instr=" SEQ Figura \* ARABIC ">
        <w:r w:rsidR="00C30B63">
          <w:rPr>
            <w:noProof/>
          </w:rPr>
          <w:t>15</w:t>
        </w:r>
      </w:fldSimple>
      <w:r>
        <w:t>: Resultados de Dijkstra* con nudo de entrada 1 y llegada 7.</w:t>
      </w:r>
    </w:p>
    <w:p w14:paraId="477D8D5E" w14:textId="57CA9C78" w:rsidR="00F8289B" w:rsidRDefault="00F8289B" w:rsidP="00A67073"/>
    <w:p w14:paraId="12E1918C" w14:textId="1FE36D38" w:rsidR="00F8289B" w:rsidRDefault="00F8289B" w:rsidP="00A67073">
      <w:r>
        <w:t>Se observa el resultado esperado, confirmando la correcta realización del ejercicio.</w:t>
      </w:r>
    </w:p>
    <w:p w14:paraId="72E1BE3B" w14:textId="691F61CA" w:rsidR="00F8289B" w:rsidRDefault="00F8289B" w:rsidP="00A67073">
      <w:r>
        <w:t>Apartado 2</w:t>
      </w:r>
    </w:p>
    <w:p w14:paraId="73F76D74" w14:textId="2DBDE834" w:rsidR="0025780D" w:rsidRDefault="0025780D" w:rsidP="00A67073">
      <w:r>
        <w:t xml:space="preserve">Si se ejecuta la función Dijkstra implementada en el primer apartado (ver FOTO) se puede apreciar como el resultado no es el más óptimo (ver </w:t>
      </w:r>
      <w:r>
        <w:fldChar w:fldCharType="begin"/>
      </w:r>
      <w:r>
        <w:instrText xml:space="preserve"> REF _Ref71392272 \h </w:instrText>
      </w:r>
      <w:r>
        <w:fldChar w:fldCharType="separate"/>
      </w:r>
      <w:r>
        <w:t xml:space="preserve">Figura </w:t>
      </w:r>
      <w:r>
        <w:rPr>
          <w:noProof/>
        </w:rPr>
        <w:t>16</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775" cy="2843796"/>
                    </a:xfrm>
                    <a:prstGeom prst="rect">
                      <a:avLst/>
                    </a:prstGeom>
                    <a:ln>
                      <a:solidFill>
                        <a:schemeClr val="tx1"/>
                      </a:solidFill>
                    </a:ln>
                  </pic:spPr>
                </pic:pic>
              </a:graphicData>
            </a:graphic>
          </wp:inline>
        </w:drawing>
      </w:r>
    </w:p>
    <w:p w14:paraId="461E7D79" w14:textId="4CE790BE" w:rsidR="0025780D" w:rsidRDefault="0025780D" w:rsidP="0025780D">
      <w:pPr>
        <w:pStyle w:val="Descripcin"/>
        <w:jc w:val="center"/>
      </w:pPr>
      <w:bookmarkStart w:id="20" w:name="_Ref71392272"/>
      <w:r>
        <w:t xml:space="preserve">Figura </w:t>
      </w:r>
      <w:fldSimple w:instr=" SEQ Figura \* ARABIC ">
        <w:r w:rsidR="00C30B63">
          <w:rPr>
            <w:noProof/>
          </w:rPr>
          <w:t>16</w:t>
        </w:r>
      </w:fldSimple>
      <w:bookmarkEnd w:id="20"/>
      <w:r>
        <w:t>: Resultado de Dijkstra* con entrada 7 y destino 4.</w:t>
      </w:r>
    </w:p>
    <w:p w14:paraId="33C348E4" w14:textId="6838A51C"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si era en el apartado uno, llegando pues a la conclusión de que este algoritmo será más eficiente en trayectorias de cierta longitud.</w:t>
      </w:r>
    </w:p>
    <w:p w14:paraId="4FD48FB9" w14:textId="6C28F50C" w:rsidR="00C56A5F" w:rsidRDefault="00C56A5F" w:rsidP="0025780D">
      <w:r>
        <w:t>APARTADO 3</w:t>
      </w:r>
    </w:p>
    <w:p w14:paraId="7A4DAB64" w14:textId="7036250F" w:rsidR="00C56A5F" w:rsidRDefault="00C56A5F" w:rsidP="0025780D">
      <w:r>
        <w:t>Para dar una solución de continuidad a est</w:t>
      </w:r>
      <w:r w:rsidR="00C30B63">
        <w:t>a</w:t>
      </w:r>
      <w:r>
        <w:t xml:space="preserve"> problemática, se propone implementar el código de Dijkstra proporcionado en la práctica 4 para mejorar la matriz heurística entre dos puntos </w:t>
      </w:r>
      <w:r>
        <w:lastRenderedPageBreak/>
        <w:t>dados. Así pues, a razón de una mayor carga computacional se logra un camino adecuado garantizado</w:t>
      </w:r>
      <w:r w:rsidR="009D572E">
        <w:t>, mayor que el de Dijkstra* de la práctica 5, pero menor que el de Dijkstra planteado en la práctica 4, logrando así un término medio entre los dos algor</w:t>
      </w:r>
      <w:r w:rsidR="00C30B63">
        <w:t>i</w:t>
      </w:r>
      <w:r w:rsidR="009D572E">
        <w:t>tmos.</w:t>
      </w:r>
    </w:p>
    <w:p w14:paraId="4B3C3359" w14:textId="5633A68E" w:rsidR="00C30B63" w:rsidRDefault="009D572E" w:rsidP="00C30B63">
      <w:pPr>
        <w:keepNext/>
      </w:pPr>
      <w:r>
        <w:t xml:space="preserve">El código planteado es el que se observa en la </w:t>
      </w:r>
      <w:r w:rsidR="00C30B63">
        <w:fldChar w:fldCharType="begin"/>
      </w:r>
      <w:r w:rsidR="00C30B63">
        <w:instrText xml:space="preserve"> REF _Ref71393628 \h </w:instrText>
      </w:r>
      <w:r w:rsidR="00C30B63">
        <w:fldChar w:fldCharType="separate"/>
      </w:r>
      <w:r w:rsidR="00C30B63">
        <w:t xml:space="preserve">Figura </w:t>
      </w:r>
      <w:r w:rsidR="00C30B63">
        <w:rPr>
          <w:noProof/>
        </w:rPr>
        <w:t>17</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t xml:space="preserve">Figura </w:t>
      </w:r>
      <w:r>
        <w:rPr>
          <w:noProof/>
        </w:rPr>
        <w:t>17</w:t>
      </w:r>
      <w:r>
        <w:fldChar w:fldCharType="end"/>
      </w:r>
      <w:r>
        <w:t>)</w:t>
      </w:r>
      <w:r w:rsidR="00C30B63" w:rsidRPr="00C30B63">
        <w:rPr>
          <w:noProof/>
        </w:rPr>
        <w:t xml:space="preserve"> </w:t>
      </w:r>
      <w:r w:rsidR="00C30B63">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05710"/>
                    </a:xfrm>
                    <a:prstGeom prst="rect">
                      <a:avLst/>
                    </a:prstGeom>
                    <a:ln>
                      <a:solidFill>
                        <a:schemeClr val="tx1"/>
                      </a:solidFill>
                    </a:ln>
                  </pic:spPr>
                </pic:pic>
              </a:graphicData>
            </a:graphic>
          </wp:inline>
        </w:drawing>
      </w:r>
    </w:p>
    <w:p w14:paraId="43618AE1" w14:textId="545A0C5B" w:rsidR="009D572E" w:rsidRDefault="00C30B63" w:rsidP="00C30B63">
      <w:pPr>
        <w:pStyle w:val="Descripcin"/>
        <w:jc w:val="center"/>
      </w:pPr>
      <w:bookmarkStart w:id="21" w:name="_Ref71393628"/>
      <w:r>
        <w:t xml:space="preserve">Figura </w:t>
      </w:r>
      <w:fldSimple w:instr=" SEQ Figura \* ARABIC ">
        <w:r>
          <w:rPr>
            <w:noProof/>
          </w:rPr>
          <w:t>17</w:t>
        </w:r>
      </w:fldSimple>
      <w:bookmarkEnd w:id="21"/>
      <w:r>
        <w:t>: Corrección de código planteado.</w:t>
      </w:r>
    </w:p>
    <w:p w14:paraId="0FBA0882" w14:textId="77777777" w:rsidR="009D572E" w:rsidRDefault="009D572E" w:rsidP="00C30B63">
      <w:pPr>
        <w:keepNext/>
        <w:jc w:val="center"/>
      </w:pPr>
      <w:r>
        <w:rPr>
          <w:noProof/>
        </w:rPr>
        <w:drawing>
          <wp:inline distT="0" distB="0" distL="0" distR="0" wp14:anchorId="4939600B" wp14:editId="70B1FD66">
            <wp:extent cx="5400040" cy="2574290"/>
            <wp:effectExtent l="19050" t="19050" r="10160" b="165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74290"/>
                    </a:xfrm>
                    <a:prstGeom prst="rect">
                      <a:avLst/>
                    </a:prstGeom>
                    <a:ln>
                      <a:solidFill>
                        <a:schemeClr val="tx1"/>
                      </a:solidFill>
                    </a:ln>
                  </pic:spPr>
                </pic:pic>
              </a:graphicData>
            </a:graphic>
          </wp:inline>
        </w:drawing>
      </w:r>
    </w:p>
    <w:p w14:paraId="251B21B2" w14:textId="57C7079E" w:rsidR="009D572E" w:rsidRDefault="009D572E" w:rsidP="009D572E">
      <w:pPr>
        <w:pStyle w:val="Descripcin"/>
        <w:jc w:val="center"/>
      </w:pPr>
      <w:bookmarkStart w:id="22" w:name="_Ref71393486"/>
      <w:r>
        <w:t xml:space="preserve">Figura </w:t>
      </w:r>
      <w:fldSimple w:instr=" SEQ Figura \* ARABIC ">
        <w:r w:rsidR="00C30B63">
          <w:rPr>
            <w:noProof/>
          </w:rPr>
          <w:t>18</w:t>
        </w:r>
      </w:fldSimple>
      <w:bookmarkEnd w:id="22"/>
      <w:r>
        <w:t>:Problema solventado y matriz heurística corregida.</w:t>
      </w:r>
    </w:p>
    <w:p w14:paraId="6DBE2FF3" w14:textId="77777777" w:rsidR="009D572E" w:rsidRPr="009D572E" w:rsidRDefault="009D572E" w:rsidP="009D572E"/>
    <w:p w14:paraId="19F371A3" w14:textId="77777777" w:rsidR="009D572E" w:rsidRPr="0025780D" w:rsidRDefault="009D572E" w:rsidP="0025780D"/>
    <w:p w14:paraId="44149701" w14:textId="4A25CC56" w:rsidR="0025780D" w:rsidRPr="0025780D" w:rsidRDefault="0025780D" w:rsidP="0025780D"/>
    <w:p w14:paraId="7E5FFF5C" w14:textId="43D47A6A" w:rsidR="00FD4822" w:rsidRDefault="00FD4822" w:rsidP="00A67073"/>
    <w:p w14:paraId="53125E28" w14:textId="77777777" w:rsidR="006049F6" w:rsidRPr="006049F6" w:rsidRDefault="006049F6" w:rsidP="00A67073"/>
    <w:p w14:paraId="1C36A1F4" w14:textId="6A1AA7AD" w:rsidR="00A67073" w:rsidRPr="00A67073" w:rsidRDefault="00A67073" w:rsidP="00A67073"/>
    <w:sectPr w:rsidR="00A67073" w:rsidRPr="00A67073" w:rsidSect="009321E3">
      <w:footerReference w:type="default" r:id="rId43"/>
      <w:pgSz w:w="11906" w:h="16838"/>
      <w:pgMar w:top="1417" w:right="1701" w:bottom="1417"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B87E8" w14:textId="77777777" w:rsidR="002F0191" w:rsidRDefault="002F0191" w:rsidP="009321E3">
      <w:pPr>
        <w:spacing w:after="0" w:line="240" w:lineRule="auto"/>
      </w:pPr>
      <w:r>
        <w:separator/>
      </w:r>
    </w:p>
  </w:endnote>
  <w:endnote w:type="continuationSeparator" w:id="0">
    <w:p w14:paraId="54FF65C3" w14:textId="77777777" w:rsidR="002F0191" w:rsidRDefault="002F0191"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49557"/>
      <w:docPartObj>
        <w:docPartGallery w:val="Page Numbers (Bottom of Page)"/>
        <w:docPartUnique/>
      </w:docPartObj>
    </w:sdtPr>
    <w:sdtContent>
      <w:p w14:paraId="70D5C4AE" w14:textId="67C8C090" w:rsidR="00EA6CC1" w:rsidRDefault="00EA6CC1">
        <w:pPr>
          <w:pStyle w:val="Piedepgina"/>
          <w:jc w:val="right"/>
        </w:pPr>
        <w:r>
          <w:fldChar w:fldCharType="begin"/>
        </w:r>
        <w:r>
          <w:instrText>PAGE   \* MERGEFORMAT</w:instrText>
        </w:r>
        <w:r>
          <w:fldChar w:fldCharType="separate"/>
        </w:r>
        <w:r>
          <w:t>2</w:t>
        </w:r>
        <w:r>
          <w:fldChar w:fldCharType="end"/>
        </w:r>
      </w:p>
    </w:sdtContent>
  </w:sdt>
  <w:p w14:paraId="5F8D77BE" w14:textId="77777777" w:rsidR="00EA6CC1" w:rsidRDefault="00EA6C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0EE1A" w14:textId="77777777" w:rsidR="002F0191" w:rsidRDefault="002F0191" w:rsidP="009321E3">
      <w:pPr>
        <w:spacing w:after="0" w:line="240" w:lineRule="auto"/>
      </w:pPr>
      <w:r>
        <w:separator/>
      </w:r>
    </w:p>
  </w:footnote>
  <w:footnote w:type="continuationSeparator" w:id="0">
    <w:p w14:paraId="0440AE45" w14:textId="77777777" w:rsidR="002F0191" w:rsidRDefault="002F0191" w:rsidP="0093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Triano Moreno">
    <w15:presenceInfo w15:providerId="Windows Live" w15:userId="3a2a99c8aaff0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7505"/>
    <w:rsid w:val="0000765F"/>
    <w:rsid w:val="00020056"/>
    <w:rsid w:val="0002055A"/>
    <w:rsid w:val="00030C74"/>
    <w:rsid w:val="00085B39"/>
    <w:rsid w:val="00096069"/>
    <w:rsid w:val="000A7F3E"/>
    <w:rsid w:val="00131C8E"/>
    <w:rsid w:val="00156B58"/>
    <w:rsid w:val="001C1D5A"/>
    <w:rsid w:val="00213D80"/>
    <w:rsid w:val="0025780D"/>
    <w:rsid w:val="002A22BB"/>
    <w:rsid w:val="002E24FE"/>
    <w:rsid w:val="002E3FB9"/>
    <w:rsid w:val="002F0191"/>
    <w:rsid w:val="003D3F1F"/>
    <w:rsid w:val="003F1C07"/>
    <w:rsid w:val="00400B60"/>
    <w:rsid w:val="0044205E"/>
    <w:rsid w:val="00452D4C"/>
    <w:rsid w:val="00473237"/>
    <w:rsid w:val="00492CC6"/>
    <w:rsid w:val="004C0C0E"/>
    <w:rsid w:val="004C421A"/>
    <w:rsid w:val="005D757D"/>
    <w:rsid w:val="006030AE"/>
    <w:rsid w:val="006049F6"/>
    <w:rsid w:val="00667723"/>
    <w:rsid w:val="006C6217"/>
    <w:rsid w:val="006F00EC"/>
    <w:rsid w:val="0070163D"/>
    <w:rsid w:val="007541FA"/>
    <w:rsid w:val="007579C2"/>
    <w:rsid w:val="007938FA"/>
    <w:rsid w:val="007F3D3A"/>
    <w:rsid w:val="008F415E"/>
    <w:rsid w:val="009068C2"/>
    <w:rsid w:val="00911EA3"/>
    <w:rsid w:val="009321E3"/>
    <w:rsid w:val="009B053C"/>
    <w:rsid w:val="009D572E"/>
    <w:rsid w:val="00A07A51"/>
    <w:rsid w:val="00A6345B"/>
    <w:rsid w:val="00A67073"/>
    <w:rsid w:val="00B634DD"/>
    <w:rsid w:val="00BD2F03"/>
    <w:rsid w:val="00C30B63"/>
    <w:rsid w:val="00C3169A"/>
    <w:rsid w:val="00C533ED"/>
    <w:rsid w:val="00C56A5F"/>
    <w:rsid w:val="00C70E59"/>
    <w:rsid w:val="00D179B8"/>
    <w:rsid w:val="00EA6CC1"/>
    <w:rsid w:val="00EF53A7"/>
    <w:rsid w:val="00F51554"/>
    <w:rsid w:val="00F8289B"/>
    <w:rsid w:val="00F86A39"/>
    <w:rsid w:val="00FB7B3A"/>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20</Pages>
  <Words>2982</Words>
  <Characters>16403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Triano Moreno</dc:creator>
  <cp:keywords/>
  <dc:description/>
  <cp:lastModifiedBy>Daniel Triano Moreno</cp:lastModifiedBy>
  <cp:revision>16</cp:revision>
  <dcterms:created xsi:type="dcterms:W3CDTF">2021-02-24T19:28:00Z</dcterms:created>
  <dcterms:modified xsi:type="dcterms:W3CDTF">2021-05-08T17:14:00Z</dcterms:modified>
</cp:coreProperties>
</file>